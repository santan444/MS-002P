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9"/>
        <w:tblpPr w:leftFromText="180" w:rightFromText="180" w:vertAnchor="page" w:horzAnchor="page" w:tblpXSpec="center" w:tblpY="1584"/>
        <w:tblOverlap w:val="never"/>
        <w:tblW w:w="8414" w:type="dxa"/>
        <w:jc w:val="center"/>
        <w:tblLayout w:type="autofit"/>
        <w:tblCellMar>
          <w:top w:w="0" w:type="dxa"/>
          <w:left w:w="108" w:type="dxa"/>
          <w:bottom w:w="0" w:type="dxa"/>
          <w:right w:w="0" w:type="dxa"/>
        </w:tblCellMar>
      </w:tblPr>
      <w:tblGrid>
        <w:gridCol w:w="574"/>
        <w:gridCol w:w="904"/>
        <w:gridCol w:w="2148"/>
        <w:gridCol w:w="1103"/>
        <w:gridCol w:w="997"/>
        <w:gridCol w:w="167"/>
        <w:gridCol w:w="2133"/>
        <w:gridCol w:w="205"/>
        <w:gridCol w:w="183"/>
      </w:tblGrid>
      <w:tr>
        <w:tblPrEx>
          <w:tblCellMar>
            <w:top w:w="0" w:type="dxa"/>
            <w:left w:w="108" w:type="dxa"/>
            <w:bottom w:w="0" w:type="dxa"/>
            <w:right w:w="0" w:type="dxa"/>
          </w:tblCellMar>
        </w:tblPrEx>
        <w:trPr>
          <w:trHeight w:val="598" w:hRule="atLeast"/>
          <w:jc w:val="center"/>
        </w:trPr>
        <w:tc>
          <w:tcPr>
            <w:tcW w:w="574" w:type="dxa"/>
            <w:noWrap w:val="0"/>
            <w:vAlign w:val="top"/>
          </w:tcPr>
          <w:p>
            <w:pPr>
              <w:spacing w:before="163" w:beforeLines="50" w:after="163" w:afterLines="50" w:line="240" w:lineRule="exact"/>
              <w:jc w:val="left"/>
              <w:rPr>
                <w:rFonts w:hint="eastAsia" w:ascii="宋体" w:hAnsi="宋体" w:eastAsia="宋体" w:cs="宋体"/>
                <w:sz w:val="21"/>
                <w:szCs w:val="22"/>
                <w:lang w:eastAsia="zh-CN"/>
              </w:rPr>
            </w:pPr>
          </w:p>
        </w:tc>
        <w:tc>
          <w:tcPr>
            <w:tcW w:w="5319" w:type="dxa"/>
            <w:gridSpan w:val="5"/>
            <w:noWrap w:val="0"/>
            <w:vAlign w:val="top"/>
          </w:tcPr>
          <w:p>
            <w:pPr>
              <w:spacing w:before="163" w:beforeLines="50" w:after="163" w:afterLines="50" w:line="240" w:lineRule="exact"/>
              <w:jc w:val="right"/>
              <w:rPr>
                <w:rFonts w:hint="eastAsia" w:ascii="宋体" w:hAnsi="宋体" w:eastAsia="宋体" w:cs="宋体"/>
                <w:sz w:val="24"/>
              </w:rPr>
            </w:pPr>
          </w:p>
        </w:tc>
        <w:tc>
          <w:tcPr>
            <w:tcW w:w="2338" w:type="dxa"/>
            <w:gridSpan w:val="2"/>
            <w:tcBorders>
              <w:right w:val="nil"/>
            </w:tcBorders>
            <w:noWrap w:val="0"/>
            <w:vAlign w:val="top"/>
          </w:tcPr>
          <w:p>
            <w:pPr>
              <w:spacing w:before="163" w:beforeLines="50" w:after="163" w:afterLines="50" w:line="240" w:lineRule="exact"/>
              <w:jc w:val="left"/>
              <w:rPr>
                <w:rFonts w:hint="eastAsia" w:ascii="宋体" w:hAnsi="宋体" w:eastAsia="宋体" w:cs="宋体"/>
                <w:sz w:val="24"/>
              </w:rPr>
            </w:pPr>
          </w:p>
        </w:tc>
        <w:tc>
          <w:tcPr>
            <w:tcW w:w="183" w:type="dxa"/>
            <w:tcBorders>
              <w:left w:val="nil"/>
            </w:tcBorders>
            <w:noWrap w:val="0"/>
            <w:vAlign w:val="top"/>
          </w:tcPr>
          <w:p>
            <w:pPr>
              <w:spacing w:before="163" w:beforeLines="50" w:after="163" w:afterLines="50" w:line="240" w:lineRule="exact"/>
              <w:jc w:val="left"/>
              <w:rPr>
                <w:rFonts w:hint="eastAsia" w:ascii="宋体" w:hAnsi="宋体" w:eastAsia="宋体" w:cs="宋体"/>
                <w:sz w:val="24"/>
              </w:rPr>
            </w:pPr>
          </w:p>
        </w:tc>
      </w:tr>
      <w:tr>
        <w:tblPrEx>
          <w:tblCellMar>
            <w:top w:w="0" w:type="dxa"/>
            <w:left w:w="108" w:type="dxa"/>
            <w:bottom w:w="0" w:type="dxa"/>
            <w:right w:w="0" w:type="dxa"/>
          </w:tblCellMar>
        </w:tblPrEx>
        <w:trPr>
          <w:trHeight w:val="598" w:hRule="atLeast"/>
          <w:jc w:val="center"/>
        </w:trPr>
        <w:tc>
          <w:tcPr>
            <w:tcW w:w="574" w:type="dxa"/>
            <w:noWrap w:val="0"/>
            <w:vAlign w:val="top"/>
          </w:tcPr>
          <w:p>
            <w:pPr>
              <w:spacing w:before="163" w:beforeLines="50" w:after="163" w:afterLines="50" w:line="240" w:lineRule="exact"/>
              <w:jc w:val="left"/>
              <w:rPr>
                <w:rFonts w:hint="eastAsia" w:ascii="宋体" w:hAnsi="宋体" w:eastAsia="宋体" w:cs="宋体"/>
                <w:sz w:val="21"/>
                <w:szCs w:val="22"/>
              </w:rPr>
            </w:pPr>
          </w:p>
        </w:tc>
        <w:tc>
          <w:tcPr>
            <w:tcW w:w="5319" w:type="dxa"/>
            <w:gridSpan w:val="5"/>
            <w:noWrap w:val="0"/>
            <w:vAlign w:val="bottom"/>
          </w:tcPr>
          <w:p>
            <w:pPr>
              <w:spacing w:line="240" w:lineRule="exact"/>
              <w:jc w:val="right"/>
              <w:rPr>
                <w:rFonts w:hint="eastAsia" w:ascii="宋体" w:hAnsi="宋体" w:eastAsia="宋体" w:cs="宋体"/>
                <w:sz w:val="24"/>
              </w:rPr>
            </w:pPr>
            <w:r>
              <w:rPr>
                <w:rFonts w:hint="eastAsia" w:ascii="黑体" w:hAnsi="黑体" w:eastAsia="黑体" w:cs="黑体"/>
                <w:b/>
                <w:sz w:val="24"/>
              </w:rPr>
              <w:t>文件号：</w:t>
            </w:r>
          </w:p>
        </w:tc>
        <w:tc>
          <w:tcPr>
            <w:tcW w:w="2338" w:type="dxa"/>
            <w:gridSpan w:val="2"/>
            <w:tcBorders>
              <w:bottom w:val="single" w:color="auto" w:sz="4" w:space="0"/>
              <w:right w:val="nil"/>
            </w:tcBorders>
            <w:noWrap w:val="0"/>
            <w:vAlign w:val="bottom"/>
          </w:tcPr>
          <w:p>
            <w:pPr>
              <w:spacing w:line="240" w:lineRule="auto"/>
              <w:rPr>
                <w:rFonts w:hint="default" w:ascii="Calibri" w:hAnsi="Calibri" w:eastAsia="黑体" w:cs="Times New Roman"/>
                <w:sz w:val="24"/>
                <w:lang w:val="en-US" w:eastAsia="zh-CN"/>
              </w:rPr>
            </w:pPr>
            <w:r>
              <w:rPr>
                <w:rFonts w:hint="eastAsia" w:ascii="黑体" w:hAnsi="黑体" w:eastAsia="黑体" w:cs="黑体"/>
                <w:b/>
                <w:sz w:val="24"/>
                <w:lang w:val="en-US" w:eastAsia="zh-CN"/>
              </w:rPr>
              <w:t>MS-002.20W003</w:t>
            </w:r>
          </w:p>
        </w:tc>
        <w:tc>
          <w:tcPr>
            <w:tcW w:w="183" w:type="dxa"/>
            <w:tcBorders>
              <w:left w:val="nil"/>
              <w:bottom w:val="nil"/>
            </w:tcBorders>
            <w:noWrap w:val="0"/>
            <w:vAlign w:val="bottom"/>
          </w:tcPr>
          <w:p>
            <w:pPr>
              <w:spacing w:line="240" w:lineRule="auto"/>
              <w:rPr>
                <w:rFonts w:hint="eastAsia" w:ascii="Calibri" w:hAnsi="Calibri" w:eastAsia="宋体" w:cs="Times New Roman"/>
                <w:sz w:val="24"/>
              </w:rPr>
            </w:pPr>
          </w:p>
        </w:tc>
      </w:tr>
      <w:tr>
        <w:tblPrEx>
          <w:tblCellMar>
            <w:top w:w="0" w:type="dxa"/>
            <w:left w:w="108" w:type="dxa"/>
            <w:bottom w:w="0" w:type="dxa"/>
            <w:right w:w="0" w:type="dxa"/>
          </w:tblCellMar>
        </w:tblPrEx>
        <w:trPr>
          <w:trHeight w:val="598" w:hRule="atLeast"/>
          <w:jc w:val="center"/>
        </w:trPr>
        <w:tc>
          <w:tcPr>
            <w:tcW w:w="574" w:type="dxa"/>
            <w:noWrap w:val="0"/>
            <w:vAlign w:val="top"/>
          </w:tcPr>
          <w:p>
            <w:pPr>
              <w:widowControl w:val="0"/>
              <w:spacing w:after="120"/>
              <w:ind w:left="1470" w:leftChars="700" w:right="1470" w:rightChars="700"/>
              <w:jc w:val="both"/>
              <w:rPr>
                <w:rFonts w:hint="eastAsia" w:ascii="Calibri" w:hAnsi="Calibri" w:eastAsia="宋体" w:cs="Times New Roman"/>
                <w:kern w:val="2"/>
                <w:sz w:val="24"/>
                <w:szCs w:val="24"/>
                <w:lang w:val="en-US" w:eastAsia="zh-CN" w:bidi="ar-SA"/>
              </w:rPr>
            </w:pPr>
          </w:p>
        </w:tc>
        <w:tc>
          <w:tcPr>
            <w:tcW w:w="4155" w:type="dxa"/>
            <w:gridSpan w:val="3"/>
            <w:noWrap w:val="0"/>
            <w:vAlign w:val="top"/>
          </w:tcPr>
          <w:p>
            <w:pPr>
              <w:spacing w:before="163" w:beforeLines="50" w:after="163" w:afterLines="50" w:line="240" w:lineRule="exact"/>
              <w:jc w:val="left"/>
              <w:rPr>
                <w:rFonts w:hint="eastAsia" w:ascii="宋体" w:hAnsi="宋体" w:eastAsia="宋体" w:cs="宋体"/>
                <w:sz w:val="24"/>
              </w:rPr>
            </w:pPr>
          </w:p>
        </w:tc>
        <w:tc>
          <w:tcPr>
            <w:tcW w:w="3685" w:type="dxa"/>
            <w:gridSpan w:val="5"/>
            <w:tcBorders>
              <w:top w:val="nil"/>
            </w:tcBorders>
            <w:noWrap w:val="0"/>
            <w:vAlign w:val="top"/>
          </w:tcPr>
          <w:p>
            <w:pPr>
              <w:spacing w:before="163" w:beforeLines="50" w:after="163" w:afterLines="50" w:line="240" w:lineRule="exact"/>
              <w:jc w:val="left"/>
              <w:rPr>
                <w:rFonts w:hint="eastAsia" w:ascii="宋体" w:hAnsi="宋体" w:eastAsia="宋体" w:cs="宋体"/>
                <w:sz w:val="24"/>
              </w:rPr>
            </w:pPr>
          </w:p>
        </w:tc>
      </w:tr>
      <w:tr>
        <w:tblPrEx>
          <w:tblCellMar>
            <w:top w:w="0" w:type="dxa"/>
            <w:left w:w="108" w:type="dxa"/>
            <w:bottom w:w="0" w:type="dxa"/>
            <w:right w:w="0" w:type="dxa"/>
          </w:tblCellMar>
        </w:tblPrEx>
        <w:trPr>
          <w:trHeight w:val="1180" w:hRule="atLeast"/>
          <w:jc w:val="center"/>
        </w:trPr>
        <w:tc>
          <w:tcPr>
            <w:tcW w:w="8414" w:type="dxa"/>
            <w:gridSpan w:val="9"/>
            <w:noWrap w:val="0"/>
            <w:vAlign w:val="center"/>
          </w:tcPr>
          <w:p>
            <w:pPr>
              <w:snapToGrid w:val="0"/>
              <w:spacing w:line="240" w:lineRule="auto"/>
              <w:jc w:val="center"/>
              <w:rPr>
                <w:rFonts w:hint="eastAsia" w:ascii="宋体" w:hAnsi="宋体" w:eastAsia="宋体" w:cs="宋体"/>
                <w:sz w:val="24"/>
              </w:rPr>
            </w:pPr>
            <w:r>
              <w:rPr>
                <w:rFonts w:hint="eastAsia" w:ascii="黑体" w:hAnsi="黑体" w:eastAsia="黑体" w:cs="黑体"/>
                <w:b/>
                <w:sz w:val="52"/>
                <w:szCs w:val="52"/>
                <w:lang w:val="en-US" w:eastAsia="zh-CN"/>
              </w:rPr>
              <w:t>MS-002</w:t>
            </w: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noWrap w:val="0"/>
            <w:vAlign w:val="center"/>
          </w:tcPr>
          <w:p>
            <w:pPr>
              <w:spacing w:before="163" w:beforeLines="50" w:after="163" w:afterLines="50" w:line="360" w:lineRule="auto"/>
              <w:jc w:val="right"/>
              <w:rPr>
                <w:rFonts w:hint="eastAsia" w:ascii="Times New Roman" w:hAnsi="Times New Roman" w:eastAsia="宋体" w:cs="Times New Roman"/>
                <w:sz w:val="32"/>
                <w:szCs w:val="32"/>
              </w:rPr>
            </w:pPr>
          </w:p>
        </w:tc>
        <w:tc>
          <w:tcPr>
            <w:tcW w:w="2148" w:type="dxa"/>
            <w:tcBorders>
              <w:top w:val="nil"/>
              <w:left w:val="nil"/>
              <w:bottom w:val="nil"/>
              <w:right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300" w:type="dxa"/>
            <w:gridSpan w:val="2"/>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388" w:type="dxa"/>
            <w:gridSpan w:val="2"/>
            <w:tcBorders>
              <w:left w:val="nil"/>
              <w:bottom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1180" w:hRule="atLeast"/>
          <w:jc w:val="center"/>
        </w:trPr>
        <w:tc>
          <w:tcPr>
            <w:tcW w:w="8414" w:type="dxa"/>
            <w:gridSpan w:val="9"/>
            <w:noWrap w:val="0"/>
            <w:vAlign w:val="center"/>
          </w:tcPr>
          <w:p>
            <w:pPr>
              <w:snapToGrid w:val="0"/>
              <w:spacing w:line="240" w:lineRule="auto"/>
              <w:jc w:val="center"/>
              <w:rPr>
                <w:rFonts w:hint="default" w:ascii="宋体" w:hAnsi="宋体" w:eastAsia="黑体" w:cs="宋体"/>
                <w:sz w:val="44"/>
                <w:szCs w:val="44"/>
                <w:lang w:val="en-US" w:eastAsia="zh-CN"/>
              </w:rPr>
            </w:pPr>
            <w:r>
              <w:rPr>
                <w:rFonts w:hint="eastAsia" w:ascii="黑体" w:hAnsi="黑体" w:eastAsia="黑体" w:cs="黑体"/>
                <w:b/>
                <w:sz w:val="52"/>
                <w:szCs w:val="52"/>
                <w:lang w:val="en-US" w:eastAsia="zh-CN"/>
              </w:rPr>
              <w:t>嵌入式硬件详细设计说明书</w:t>
            </w: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noWrap w:val="0"/>
            <w:vAlign w:val="center"/>
          </w:tcPr>
          <w:p>
            <w:pPr>
              <w:spacing w:before="163" w:beforeLines="50" w:after="163" w:afterLines="50" w:line="360" w:lineRule="auto"/>
              <w:jc w:val="right"/>
              <w:rPr>
                <w:rFonts w:hint="eastAsia" w:ascii="Times New Roman" w:hAnsi="Times New Roman" w:eastAsia="宋体" w:cs="Times New Roman"/>
                <w:sz w:val="32"/>
                <w:szCs w:val="32"/>
              </w:rPr>
            </w:pPr>
          </w:p>
        </w:tc>
        <w:tc>
          <w:tcPr>
            <w:tcW w:w="2148" w:type="dxa"/>
            <w:tcBorders>
              <w:top w:val="nil"/>
              <w:left w:val="nil"/>
              <w:bottom w:val="nil"/>
              <w:right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300" w:type="dxa"/>
            <w:gridSpan w:val="2"/>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388" w:type="dxa"/>
            <w:gridSpan w:val="2"/>
            <w:tcBorders>
              <w:left w:val="nil"/>
              <w:bottom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noWrap w:val="0"/>
            <w:vAlign w:val="center"/>
          </w:tcPr>
          <w:p>
            <w:pPr>
              <w:spacing w:before="163" w:beforeLines="50" w:after="163" w:afterLines="50" w:line="360" w:lineRule="auto"/>
              <w:jc w:val="right"/>
              <w:rPr>
                <w:rFonts w:hint="eastAsia" w:ascii="Times New Roman" w:hAnsi="Times New Roman" w:eastAsia="宋体" w:cs="Times New Roman"/>
                <w:sz w:val="32"/>
                <w:szCs w:val="32"/>
              </w:rPr>
            </w:pPr>
          </w:p>
        </w:tc>
        <w:tc>
          <w:tcPr>
            <w:tcW w:w="2148" w:type="dxa"/>
            <w:tcBorders>
              <w:top w:val="nil"/>
              <w:left w:val="nil"/>
              <w:bottom w:val="nil"/>
              <w:right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300" w:type="dxa"/>
            <w:gridSpan w:val="2"/>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388" w:type="dxa"/>
            <w:gridSpan w:val="2"/>
            <w:tcBorders>
              <w:left w:val="nil"/>
              <w:bottom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noWrap w:val="0"/>
            <w:vAlign w:val="center"/>
          </w:tcPr>
          <w:p>
            <w:pPr>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编制人：</w:t>
            </w:r>
          </w:p>
        </w:tc>
        <w:tc>
          <w:tcPr>
            <w:tcW w:w="2148" w:type="dxa"/>
            <w:tcBorders>
              <w:top w:val="nil"/>
              <w:left w:val="nil"/>
              <w:bottom w:val="single" w:color="auto" w:sz="4" w:space="0"/>
              <w:right w:val="nil"/>
            </w:tcBorders>
            <w:noWrap w:val="0"/>
            <w:vAlign w:val="bottom"/>
          </w:tcPr>
          <w:p>
            <w:pPr>
              <w:spacing w:before="163" w:beforeLines="50" w:after="163" w:afterLines="50" w:line="360" w:lineRule="auto"/>
              <w:jc w:val="left"/>
              <w:rPr>
                <w:rFonts w:hint="default" w:ascii="Times New Roman" w:hAnsi="Times New Roman" w:eastAsia="宋体" w:cs="Times New Roman"/>
                <w:kern w:val="2"/>
                <w:sz w:val="32"/>
                <w:szCs w:val="32"/>
                <w:lang w:val="en-US" w:eastAsia="zh-CN" w:bidi="ar-SA"/>
              </w:rPr>
            </w:pPr>
            <w:r>
              <w:rPr>
                <w:rFonts w:hint="eastAsia" w:ascii="Times New Roman" w:hAnsi="Times New Roman" w:cs="Times New Roman"/>
                <w:vanish/>
                <w:color w:val="0000FF"/>
                <w:kern w:val="2"/>
                <w:sz w:val="32"/>
                <w:szCs w:val="32"/>
                <w:lang w:val="en-US" w:eastAsia="zh-CN" w:bidi="ar-SA"/>
              </w:rPr>
              <w:t>XXX</w:t>
            </w:r>
          </w:p>
        </w:tc>
        <w:tc>
          <w:tcPr>
            <w:tcW w:w="1103" w:type="dxa"/>
            <w:tcBorders>
              <w:top w:val="nil"/>
              <w:left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kern w:val="2"/>
                <w:sz w:val="32"/>
                <w:szCs w:val="32"/>
                <w:lang w:val="en-US" w:eastAsia="zh-CN" w:bidi="ar-SA"/>
              </w:rPr>
            </w:pPr>
          </w:p>
        </w:tc>
        <w:tc>
          <w:tcPr>
            <w:tcW w:w="997" w:type="dxa"/>
            <w:tcBorders>
              <w:top w:val="nil"/>
              <w:left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kern w:val="2"/>
                <w:sz w:val="32"/>
                <w:szCs w:val="32"/>
                <w:lang w:val="en-US" w:eastAsia="zh-CN" w:bidi="ar-SA"/>
              </w:rPr>
            </w:pPr>
            <w:r>
              <w:rPr>
                <w:rFonts w:hint="eastAsia" w:ascii="Times New Roman" w:hAnsi="Times New Roman" w:eastAsia="宋体" w:cs="Times New Roman"/>
                <w:sz w:val="32"/>
                <w:szCs w:val="32"/>
              </w:rPr>
              <w:t xml:space="preserve">日期：  </w:t>
            </w:r>
          </w:p>
        </w:tc>
        <w:tc>
          <w:tcPr>
            <w:tcW w:w="2300" w:type="dxa"/>
            <w:gridSpan w:val="2"/>
            <w:tcBorders>
              <w:top w:val="nil"/>
              <w:left w:val="nil"/>
              <w:bottom w:val="single" w:color="auto" w:sz="4" w:space="0"/>
              <w:right w:val="nil"/>
            </w:tcBorders>
            <w:noWrap w:val="0"/>
            <w:vAlign w:val="bottom"/>
          </w:tcPr>
          <w:p>
            <w:pPr>
              <w:spacing w:before="163" w:beforeLines="50" w:after="163" w:afterLines="50" w:line="360" w:lineRule="auto"/>
              <w:jc w:val="center"/>
              <w:rPr>
                <w:rFonts w:hint="default" w:ascii="Times New Roman" w:hAnsi="Times New Roman" w:eastAsia="宋体" w:cs="Times New Roman"/>
                <w:kern w:val="2"/>
                <w:sz w:val="32"/>
                <w:szCs w:val="32"/>
                <w:lang w:val="en-US" w:eastAsia="zh-CN" w:bidi="ar-SA"/>
              </w:rPr>
            </w:pPr>
            <w:r>
              <w:rPr>
                <w:rFonts w:hint="eastAsia" w:ascii="Times New Roman" w:hAnsi="Times New Roman" w:cs="Times New Roman"/>
                <w:vanish/>
                <w:color w:val="0000FF"/>
                <w:kern w:val="2"/>
                <w:sz w:val="32"/>
                <w:szCs w:val="32"/>
                <w:lang w:val="en-US" w:eastAsia="zh-CN" w:bidi="ar-SA"/>
              </w:rPr>
              <w:t>2023.xx.xx</w:t>
            </w:r>
          </w:p>
        </w:tc>
        <w:tc>
          <w:tcPr>
            <w:tcW w:w="388" w:type="dxa"/>
            <w:gridSpan w:val="2"/>
            <w:tcBorders>
              <w:left w:val="nil"/>
              <w:bottom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791" w:hRule="atLeast"/>
          <w:jc w:val="center"/>
        </w:trPr>
        <w:tc>
          <w:tcPr>
            <w:tcW w:w="574" w:type="dxa"/>
            <w:noWrap w:val="0"/>
            <w:vAlign w:val="top"/>
          </w:tcPr>
          <w:p>
            <w:pPr>
              <w:spacing w:before="163" w:beforeLines="50" w:after="163" w:afterLines="50" w:line="360" w:lineRule="auto"/>
              <w:jc w:val="right"/>
              <w:rPr>
                <w:rFonts w:hint="eastAsia" w:ascii="Times New Roman" w:hAnsi="Times New Roman" w:eastAsia="宋体" w:cs="Times New Roman"/>
                <w:sz w:val="32"/>
                <w:szCs w:val="32"/>
              </w:rPr>
            </w:pPr>
          </w:p>
        </w:tc>
        <w:tc>
          <w:tcPr>
            <w:tcW w:w="904" w:type="dxa"/>
            <w:tcBorders>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148" w:type="dxa"/>
            <w:tcBorders>
              <w:top w:val="single" w:color="auto" w:sz="4" w:space="0"/>
              <w:left w:val="nil"/>
              <w:right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left w:val="nil"/>
              <w:right w:val="nil"/>
            </w:tcBorders>
            <w:noWrap w:val="0"/>
            <w:vAlign w:val="top"/>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left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300" w:type="dxa"/>
            <w:gridSpan w:val="2"/>
            <w:tcBorders>
              <w:top w:val="single" w:color="auto" w:sz="4" w:space="0"/>
              <w:left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388" w:type="dxa"/>
            <w:gridSpan w:val="2"/>
            <w:tcBorders>
              <w:top w:val="nil"/>
              <w:left w:val="nil"/>
              <w:bottom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noWrap w:val="0"/>
            <w:vAlign w:val="top"/>
          </w:tcPr>
          <w:p>
            <w:pPr>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 xml:space="preserve">审核人：            </w:t>
            </w:r>
          </w:p>
        </w:tc>
        <w:tc>
          <w:tcPr>
            <w:tcW w:w="2148" w:type="dxa"/>
            <w:tcBorders>
              <w:left w:val="nil"/>
              <w:bottom w:val="single" w:color="auto" w:sz="4" w:space="0"/>
              <w:right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lang w:val="en-US" w:eastAsia="zh-CN"/>
              </w:rPr>
            </w:pPr>
            <w:r>
              <w:rPr>
                <w:rFonts w:hint="eastAsia" w:ascii="Times New Roman" w:hAnsi="Times New Roman" w:cs="Times New Roman"/>
                <w:vanish/>
                <w:color w:val="0000FF"/>
                <w:kern w:val="2"/>
                <w:sz w:val="32"/>
                <w:szCs w:val="32"/>
                <w:lang w:val="en-US" w:eastAsia="zh-CN" w:bidi="ar-SA"/>
              </w:rPr>
              <w:t>XXX</w:t>
            </w:r>
          </w:p>
        </w:tc>
        <w:tc>
          <w:tcPr>
            <w:tcW w:w="1103" w:type="dxa"/>
            <w:tcBorders>
              <w:left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left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 xml:space="preserve">日期：  </w:t>
            </w:r>
          </w:p>
        </w:tc>
        <w:tc>
          <w:tcPr>
            <w:tcW w:w="2300" w:type="dxa"/>
            <w:gridSpan w:val="2"/>
            <w:tcBorders>
              <w:left w:val="nil"/>
              <w:bottom w:val="single" w:color="auto" w:sz="4" w:space="0"/>
              <w:right w:val="nil"/>
            </w:tcBorders>
            <w:noWrap w:val="0"/>
            <w:vAlign w:val="bottom"/>
          </w:tcPr>
          <w:p>
            <w:pPr>
              <w:spacing w:before="163" w:beforeLines="50" w:after="163" w:afterLines="50" w:line="360" w:lineRule="auto"/>
              <w:jc w:val="center"/>
              <w:rPr>
                <w:rFonts w:hint="eastAsia" w:ascii="Times New Roman" w:hAnsi="Times New Roman" w:eastAsia="宋体" w:cs="Times New Roman"/>
                <w:sz w:val="32"/>
                <w:szCs w:val="32"/>
              </w:rPr>
            </w:pPr>
            <w:r>
              <w:rPr>
                <w:rFonts w:hint="eastAsia" w:ascii="Times New Roman" w:hAnsi="Times New Roman" w:cs="Times New Roman"/>
                <w:vanish/>
                <w:color w:val="0000FF"/>
                <w:kern w:val="2"/>
                <w:sz w:val="32"/>
                <w:szCs w:val="32"/>
                <w:lang w:val="en-US" w:eastAsia="zh-CN" w:bidi="ar-SA"/>
              </w:rPr>
              <w:t>2023.xx.xx</w:t>
            </w:r>
          </w:p>
        </w:tc>
        <w:tc>
          <w:tcPr>
            <w:tcW w:w="388" w:type="dxa"/>
            <w:gridSpan w:val="2"/>
            <w:tcBorders>
              <w:top w:val="nil"/>
              <w:left w:val="nil"/>
              <w:bottom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938" w:hRule="atLeast"/>
          <w:jc w:val="center"/>
        </w:trPr>
        <w:tc>
          <w:tcPr>
            <w:tcW w:w="574" w:type="dxa"/>
            <w:noWrap w:val="0"/>
            <w:vAlign w:val="top"/>
          </w:tcPr>
          <w:p>
            <w:pPr>
              <w:spacing w:before="163" w:beforeLines="50" w:after="163" w:afterLines="50" w:line="360" w:lineRule="auto"/>
              <w:jc w:val="right"/>
              <w:rPr>
                <w:rFonts w:hint="eastAsia" w:ascii="Times New Roman" w:hAnsi="Times New Roman" w:eastAsia="宋体" w:cs="Times New Roman"/>
                <w:sz w:val="32"/>
                <w:szCs w:val="32"/>
              </w:rPr>
            </w:pPr>
          </w:p>
        </w:tc>
        <w:tc>
          <w:tcPr>
            <w:tcW w:w="904" w:type="dxa"/>
            <w:tcBorders>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148" w:type="dxa"/>
            <w:tcBorders>
              <w:top w:val="single" w:color="auto" w:sz="4" w:space="0"/>
              <w:left w:val="nil"/>
              <w:right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left w:val="nil"/>
              <w:right w:val="nil"/>
            </w:tcBorders>
            <w:noWrap w:val="0"/>
            <w:vAlign w:val="center"/>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left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300" w:type="dxa"/>
            <w:gridSpan w:val="2"/>
            <w:tcBorders>
              <w:top w:val="single" w:color="auto" w:sz="4" w:space="0"/>
              <w:left w:val="nil"/>
              <w:right w:val="nil"/>
            </w:tcBorders>
            <w:noWrap w:val="0"/>
            <w:vAlign w:val="bottom"/>
          </w:tcPr>
          <w:p>
            <w:pPr>
              <w:spacing w:before="163" w:beforeLines="50" w:after="163" w:afterLines="50" w:line="360" w:lineRule="auto"/>
              <w:jc w:val="center"/>
              <w:rPr>
                <w:rFonts w:hint="eastAsia" w:ascii="Times New Roman" w:hAnsi="Times New Roman" w:eastAsia="宋体" w:cs="Times New Roman"/>
                <w:sz w:val="32"/>
                <w:szCs w:val="32"/>
              </w:rPr>
            </w:pPr>
          </w:p>
        </w:tc>
        <w:tc>
          <w:tcPr>
            <w:tcW w:w="388" w:type="dxa"/>
            <w:gridSpan w:val="2"/>
            <w:tcBorders>
              <w:top w:val="nil"/>
              <w:left w:val="nil"/>
              <w:bottom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noWrap w:val="0"/>
            <w:vAlign w:val="top"/>
          </w:tcPr>
          <w:p>
            <w:pPr>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 xml:space="preserve">批准人：          </w:t>
            </w:r>
          </w:p>
        </w:tc>
        <w:tc>
          <w:tcPr>
            <w:tcW w:w="2148" w:type="dxa"/>
            <w:tcBorders>
              <w:left w:val="nil"/>
              <w:bottom w:val="single" w:color="auto" w:sz="4" w:space="0"/>
              <w:right w:val="nil"/>
            </w:tcBorders>
            <w:noWrap w:val="0"/>
            <w:vAlign w:val="bottom"/>
          </w:tcPr>
          <w:p>
            <w:pPr>
              <w:spacing w:before="163" w:beforeLines="50" w:after="163" w:afterLines="50" w:line="360" w:lineRule="auto"/>
              <w:jc w:val="left"/>
              <w:rPr>
                <w:rFonts w:hint="default" w:ascii="Times New Roman" w:hAnsi="Times New Roman" w:eastAsia="宋体" w:cs="Times New Roman"/>
                <w:sz w:val="32"/>
                <w:szCs w:val="32"/>
                <w:lang w:val="en-US" w:eastAsia="zh-CN"/>
              </w:rPr>
            </w:pPr>
            <w:r>
              <w:rPr>
                <w:rFonts w:hint="eastAsia" w:ascii="Times New Roman" w:hAnsi="Times New Roman" w:cs="Times New Roman"/>
                <w:vanish/>
                <w:color w:val="0000FF"/>
                <w:kern w:val="2"/>
                <w:sz w:val="32"/>
                <w:szCs w:val="32"/>
                <w:lang w:val="en-US" w:eastAsia="zh-CN" w:bidi="ar-SA"/>
              </w:rPr>
              <w:t>张巍</w:t>
            </w:r>
          </w:p>
        </w:tc>
        <w:tc>
          <w:tcPr>
            <w:tcW w:w="1103" w:type="dxa"/>
            <w:tcBorders>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 xml:space="preserve">日期：  </w:t>
            </w:r>
          </w:p>
        </w:tc>
        <w:tc>
          <w:tcPr>
            <w:tcW w:w="2300" w:type="dxa"/>
            <w:gridSpan w:val="2"/>
            <w:tcBorders>
              <w:left w:val="nil"/>
              <w:bottom w:val="single" w:color="auto" w:sz="4" w:space="0"/>
              <w:right w:val="nil"/>
            </w:tcBorders>
            <w:noWrap w:val="0"/>
            <w:vAlign w:val="bottom"/>
          </w:tcPr>
          <w:p>
            <w:pPr>
              <w:spacing w:before="163" w:beforeLines="50" w:after="163" w:afterLines="50" w:line="360" w:lineRule="auto"/>
              <w:jc w:val="center"/>
              <w:rPr>
                <w:rFonts w:hint="eastAsia" w:ascii="Times New Roman" w:hAnsi="Times New Roman" w:eastAsia="宋体" w:cs="Times New Roman"/>
                <w:sz w:val="32"/>
                <w:szCs w:val="32"/>
              </w:rPr>
            </w:pPr>
            <w:r>
              <w:rPr>
                <w:rFonts w:hint="eastAsia" w:ascii="Times New Roman" w:hAnsi="Times New Roman" w:cs="Times New Roman"/>
                <w:vanish/>
                <w:color w:val="0000FF"/>
                <w:kern w:val="2"/>
                <w:sz w:val="32"/>
                <w:szCs w:val="32"/>
                <w:lang w:val="en-US" w:eastAsia="zh-CN" w:bidi="ar-SA"/>
              </w:rPr>
              <w:t>2023.xx.xx</w:t>
            </w:r>
          </w:p>
        </w:tc>
        <w:tc>
          <w:tcPr>
            <w:tcW w:w="388" w:type="dxa"/>
            <w:gridSpan w:val="2"/>
            <w:tcBorders>
              <w:top w:val="nil"/>
              <w:left w:val="nil"/>
              <w:bottom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674" w:hRule="atLeast"/>
          <w:jc w:val="center"/>
        </w:trPr>
        <w:tc>
          <w:tcPr>
            <w:tcW w:w="574" w:type="dxa"/>
            <w:noWrap w:val="0"/>
            <w:vAlign w:val="top"/>
          </w:tcPr>
          <w:p>
            <w:pPr>
              <w:spacing w:before="163" w:beforeLines="50" w:after="163" w:afterLines="50" w:line="300" w:lineRule="exact"/>
              <w:jc w:val="left"/>
              <w:rPr>
                <w:rFonts w:hint="eastAsia" w:ascii="宋体" w:hAnsi="宋体" w:eastAsia="宋体" w:cs="宋体"/>
                <w:sz w:val="21"/>
                <w:szCs w:val="21"/>
              </w:rPr>
            </w:pPr>
          </w:p>
        </w:tc>
        <w:tc>
          <w:tcPr>
            <w:tcW w:w="4155" w:type="dxa"/>
            <w:gridSpan w:val="3"/>
            <w:tcBorders>
              <w:top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c>
          <w:tcPr>
            <w:tcW w:w="3685" w:type="dxa"/>
            <w:gridSpan w:val="5"/>
            <w:tcBorders>
              <w:top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bl>
    <w:p>
      <w:pPr>
        <w:spacing w:before="156" w:after="156" w:line="240" w:lineRule="auto"/>
        <w:rPr>
          <w:rFonts w:hint="eastAsia" w:ascii="宋体" w:hAnsi="宋体" w:eastAsia="宋体" w:cs="宋体"/>
          <w:b/>
          <w:kern w:val="0"/>
          <w:szCs w:val="21"/>
        </w:rPr>
      </w:pPr>
    </w:p>
    <w:p>
      <w:pPr>
        <w:spacing w:before="156" w:after="156"/>
        <w:rPr>
          <w:rFonts w:hint="eastAsia" w:ascii="宋体" w:hAnsi="宋体" w:eastAsia="宋体" w:cs="宋体"/>
          <w:b/>
          <w:szCs w:val="21"/>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pPr>
    </w:p>
    <w:p>
      <w:pPr>
        <w:widowControl/>
        <w:spacing w:before="156" w:after="156" w:line="240" w:lineRule="auto"/>
        <w:jc w:val="center"/>
        <w:rPr>
          <w:rFonts w:hint="eastAsia" w:ascii="宋体" w:hAnsi="宋体" w:eastAsia="宋体" w:cs="宋体"/>
          <w:bCs/>
          <w:sz w:val="24"/>
        </w:rPr>
      </w:pPr>
      <w:r>
        <w:rPr>
          <w:rFonts w:hint="eastAsia" w:ascii="宋体" w:hAnsi="宋体" w:eastAsia="宋体" w:cs="宋体"/>
          <w:bCs/>
          <w:sz w:val="24"/>
        </w:rPr>
        <w:t>文档更改履历</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2"/>
        <w:gridCol w:w="1797"/>
        <w:gridCol w:w="3975"/>
        <w:gridCol w:w="1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2" w:type="dxa"/>
            <w:shd w:val="pct10" w:color="auto" w:fill="auto"/>
            <w:vAlign w:val="center"/>
          </w:tcPr>
          <w:p>
            <w:pPr>
              <w:widowControl/>
              <w:spacing w:before="156" w:after="156" w:line="240" w:lineRule="auto"/>
              <w:jc w:val="center"/>
              <w:rPr>
                <w:rFonts w:hint="eastAsia" w:ascii="宋体" w:hAnsi="宋体" w:eastAsia="宋体" w:cs="宋体"/>
                <w:bCs/>
                <w:szCs w:val="21"/>
              </w:rPr>
            </w:pPr>
            <w:r>
              <w:rPr>
                <w:rFonts w:hint="eastAsia" w:ascii="宋体" w:hAnsi="宋体" w:eastAsia="宋体" w:cs="宋体"/>
                <w:bCs/>
                <w:szCs w:val="21"/>
              </w:rPr>
              <w:t>版本号</w:t>
            </w:r>
          </w:p>
        </w:tc>
        <w:tc>
          <w:tcPr>
            <w:tcW w:w="1797" w:type="dxa"/>
            <w:shd w:val="pct10" w:color="auto" w:fill="auto"/>
            <w:vAlign w:val="center"/>
          </w:tcPr>
          <w:p>
            <w:pPr>
              <w:widowControl/>
              <w:spacing w:before="156" w:after="156" w:line="240" w:lineRule="auto"/>
              <w:jc w:val="center"/>
              <w:rPr>
                <w:rFonts w:hint="eastAsia" w:ascii="宋体" w:hAnsi="宋体" w:eastAsia="宋体" w:cs="宋体"/>
                <w:bCs/>
                <w:szCs w:val="21"/>
              </w:rPr>
            </w:pPr>
            <w:r>
              <w:rPr>
                <w:rFonts w:hint="eastAsia" w:ascii="宋体" w:hAnsi="宋体" w:eastAsia="宋体" w:cs="宋体"/>
                <w:bCs/>
                <w:szCs w:val="21"/>
              </w:rPr>
              <w:t>发布/实施日期</w:t>
            </w:r>
          </w:p>
        </w:tc>
        <w:tc>
          <w:tcPr>
            <w:tcW w:w="3975" w:type="dxa"/>
            <w:shd w:val="pct10" w:color="auto" w:fill="auto"/>
            <w:vAlign w:val="center"/>
          </w:tcPr>
          <w:p>
            <w:pPr>
              <w:widowControl/>
              <w:spacing w:before="156" w:after="156" w:line="240" w:lineRule="auto"/>
              <w:jc w:val="center"/>
              <w:rPr>
                <w:rFonts w:hint="eastAsia" w:ascii="宋体" w:hAnsi="宋体" w:eastAsia="宋体" w:cs="宋体"/>
                <w:bCs/>
                <w:szCs w:val="21"/>
              </w:rPr>
            </w:pPr>
            <w:r>
              <w:rPr>
                <w:rFonts w:hint="eastAsia" w:ascii="宋体" w:hAnsi="宋体" w:eastAsia="宋体" w:cs="宋体"/>
                <w:bCs/>
                <w:szCs w:val="21"/>
              </w:rPr>
              <w:t>更改内容概述</w:t>
            </w:r>
          </w:p>
        </w:tc>
        <w:tc>
          <w:tcPr>
            <w:tcW w:w="1608" w:type="dxa"/>
            <w:shd w:val="pct10" w:color="auto" w:fill="auto"/>
            <w:vAlign w:val="center"/>
          </w:tcPr>
          <w:p>
            <w:pPr>
              <w:widowControl/>
              <w:spacing w:before="156" w:after="156" w:line="240" w:lineRule="auto"/>
              <w:jc w:val="center"/>
              <w:rPr>
                <w:rFonts w:hint="eastAsia" w:ascii="宋体" w:hAnsi="宋体" w:eastAsia="宋体" w:cs="宋体"/>
                <w:bCs/>
                <w:szCs w:val="21"/>
              </w:rPr>
            </w:pPr>
            <w:r>
              <w:rPr>
                <w:rFonts w:hint="eastAsia" w:ascii="宋体" w:hAnsi="宋体" w:eastAsia="宋体" w:cs="宋体"/>
                <w:bCs/>
                <w:szCs w:val="21"/>
              </w:rPr>
              <w:t>更改者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2" w:type="dxa"/>
            <w:vAlign w:val="center"/>
          </w:tcPr>
          <w:p>
            <w:pPr>
              <w:widowControl/>
              <w:spacing w:before="156" w:after="156" w:line="240" w:lineRule="auto"/>
              <w:jc w:val="center"/>
              <w:rPr>
                <w:rFonts w:hint="default" w:ascii="宋体" w:hAnsi="宋体" w:eastAsia="宋体" w:cs="宋体"/>
                <w:bCs/>
                <w:szCs w:val="21"/>
                <w:lang w:val="en-US" w:eastAsia="zh-CN"/>
              </w:rPr>
            </w:pPr>
            <w:r>
              <w:rPr>
                <w:rFonts w:hint="eastAsia" w:ascii="宋体" w:hAnsi="宋体" w:eastAsia="宋体" w:cs="宋体"/>
                <w:bCs/>
                <w:szCs w:val="21"/>
              </w:rPr>
              <w:t>V1</w:t>
            </w:r>
            <w:r>
              <w:rPr>
                <w:rFonts w:hint="eastAsia" w:ascii="宋体" w:hAnsi="宋体" w:cs="宋体"/>
                <w:bCs/>
                <w:szCs w:val="21"/>
                <w:lang w:val="en-US" w:eastAsia="zh-CN"/>
              </w:rPr>
              <w:t>.0</w:t>
            </w:r>
          </w:p>
        </w:tc>
        <w:tc>
          <w:tcPr>
            <w:tcW w:w="1797" w:type="dxa"/>
            <w:vAlign w:val="center"/>
          </w:tcPr>
          <w:p>
            <w:pPr>
              <w:widowControl/>
              <w:spacing w:before="156" w:after="156" w:line="240" w:lineRule="auto"/>
              <w:jc w:val="center"/>
              <w:rPr>
                <w:rFonts w:hint="default" w:ascii="宋体" w:hAnsi="宋体" w:eastAsia="宋体" w:cs="宋体"/>
                <w:bCs/>
                <w:szCs w:val="21"/>
                <w:lang w:val="en-US" w:eastAsia="zh-CN"/>
              </w:rPr>
            </w:pPr>
            <w:r>
              <w:rPr>
                <w:rFonts w:hint="eastAsia" w:cs="宋体"/>
                <w:bCs/>
                <w:color w:val="FF0000"/>
                <w:szCs w:val="21"/>
                <w:lang w:val="en-US" w:eastAsia="zh-CN"/>
              </w:rPr>
              <w:t>2023.？.？</w:t>
            </w:r>
          </w:p>
        </w:tc>
        <w:tc>
          <w:tcPr>
            <w:tcW w:w="3975" w:type="dxa"/>
            <w:vAlign w:val="center"/>
          </w:tcPr>
          <w:p>
            <w:pPr>
              <w:widowControl/>
              <w:spacing w:before="156" w:after="156" w:line="240" w:lineRule="auto"/>
              <w:jc w:val="center"/>
              <w:rPr>
                <w:rFonts w:hint="eastAsia" w:ascii="宋体" w:hAnsi="宋体" w:eastAsia="宋体" w:cs="宋体"/>
                <w:bCs/>
                <w:szCs w:val="21"/>
              </w:rPr>
            </w:pPr>
            <w:r>
              <w:rPr>
                <w:rFonts w:hint="eastAsia" w:ascii="宋体" w:hAnsi="宋体" w:eastAsia="宋体" w:cs="宋体"/>
                <w:bCs/>
                <w:szCs w:val="21"/>
              </w:rPr>
              <w:t>文件新编</w:t>
            </w:r>
          </w:p>
        </w:tc>
        <w:tc>
          <w:tcPr>
            <w:tcW w:w="1608" w:type="dxa"/>
            <w:vAlign w:val="center"/>
          </w:tcPr>
          <w:p>
            <w:pPr>
              <w:widowControl/>
              <w:spacing w:before="156" w:after="156" w:line="240" w:lineRule="auto"/>
              <w:jc w:val="center"/>
              <w:rPr>
                <w:rFonts w:hint="eastAsia" w:ascii="宋体" w:hAnsi="宋体" w:eastAsia="宋体" w:cs="宋体"/>
                <w:bCs/>
                <w:szCs w:val="21"/>
              </w:rPr>
            </w:pPr>
            <w:r>
              <w:rPr>
                <w:rFonts w:hint="eastAsia" w:cs="宋体"/>
                <w:bCs/>
                <w:szCs w:val="21"/>
                <w:lang w:val="en-US" w:eastAsia="zh-CN"/>
              </w:rPr>
              <w:t>雷俊勇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2" w:type="dxa"/>
            <w:vAlign w:val="center"/>
          </w:tcPr>
          <w:p>
            <w:pPr>
              <w:widowControl/>
              <w:spacing w:before="156" w:after="156" w:line="240" w:lineRule="auto"/>
              <w:jc w:val="center"/>
              <w:rPr>
                <w:rFonts w:hint="eastAsia" w:ascii="宋体" w:hAnsi="宋体" w:eastAsia="宋体" w:cs="宋体"/>
                <w:bCs/>
                <w:strike/>
                <w:szCs w:val="21"/>
                <w:highlight w:val="yellow"/>
              </w:rPr>
            </w:pPr>
          </w:p>
        </w:tc>
        <w:tc>
          <w:tcPr>
            <w:tcW w:w="1797" w:type="dxa"/>
            <w:vAlign w:val="center"/>
          </w:tcPr>
          <w:p>
            <w:pPr>
              <w:widowControl/>
              <w:spacing w:before="156" w:after="156" w:line="240" w:lineRule="auto"/>
              <w:jc w:val="center"/>
              <w:rPr>
                <w:rFonts w:hint="eastAsia" w:ascii="宋体" w:hAnsi="宋体" w:eastAsia="宋体" w:cs="宋体"/>
                <w:bCs/>
                <w:strike/>
                <w:szCs w:val="21"/>
                <w:highlight w:val="yellow"/>
              </w:rPr>
            </w:pPr>
          </w:p>
        </w:tc>
        <w:tc>
          <w:tcPr>
            <w:tcW w:w="3975" w:type="dxa"/>
            <w:vAlign w:val="center"/>
          </w:tcPr>
          <w:p>
            <w:pPr>
              <w:widowControl/>
              <w:spacing w:before="156" w:after="156" w:line="240" w:lineRule="auto"/>
              <w:rPr>
                <w:rFonts w:hint="eastAsia" w:ascii="宋体" w:hAnsi="宋体" w:eastAsia="宋体" w:cs="宋体"/>
                <w:bCs/>
                <w:strike/>
                <w:szCs w:val="21"/>
                <w:highlight w:val="yellow"/>
              </w:rPr>
            </w:pPr>
          </w:p>
        </w:tc>
        <w:tc>
          <w:tcPr>
            <w:tcW w:w="1608" w:type="dxa"/>
            <w:vAlign w:val="center"/>
          </w:tcPr>
          <w:p>
            <w:pPr>
              <w:widowControl/>
              <w:spacing w:before="156" w:after="156" w:line="240" w:lineRule="auto"/>
              <w:jc w:val="center"/>
              <w:rPr>
                <w:rFonts w:hint="eastAsia" w:ascii="宋体" w:hAnsi="宋体" w:eastAsia="宋体" w:cs="宋体"/>
                <w:bCs/>
                <w:strike/>
                <w:szCs w:val="21"/>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2" w:type="dxa"/>
            <w:vAlign w:val="center"/>
          </w:tcPr>
          <w:p>
            <w:pPr>
              <w:widowControl/>
              <w:spacing w:before="156" w:after="156" w:line="240" w:lineRule="auto"/>
              <w:jc w:val="center"/>
              <w:rPr>
                <w:rFonts w:hint="eastAsia" w:ascii="宋体" w:hAnsi="宋体" w:eastAsia="宋体" w:cs="宋体"/>
                <w:bCs/>
                <w:szCs w:val="21"/>
              </w:rPr>
            </w:pPr>
          </w:p>
        </w:tc>
        <w:tc>
          <w:tcPr>
            <w:tcW w:w="1797" w:type="dxa"/>
            <w:vAlign w:val="center"/>
          </w:tcPr>
          <w:p>
            <w:pPr>
              <w:widowControl/>
              <w:spacing w:before="156" w:after="156" w:line="240" w:lineRule="auto"/>
              <w:jc w:val="center"/>
              <w:rPr>
                <w:rFonts w:hint="eastAsia" w:ascii="宋体" w:hAnsi="宋体" w:eastAsia="宋体" w:cs="宋体"/>
                <w:bCs/>
                <w:szCs w:val="21"/>
              </w:rPr>
            </w:pPr>
          </w:p>
        </w:tc>
        <w:tc>
          <w:tcPr>
            <w:tcW w:w="3975" w:type="dxa"/>
            <w:vAlign w:val="center"/>
          </w:tcPr>
          <w:p>
            <w:pPr>
              <w:widowControl/>
              <w:spacing w:before="156" w:after="156" w:line="240" w:lineRule="auto"/>
              <w:rPr>
                <w:rFonts w:hint="eastAsia" w:ascii="宋体" w:hAnsi="宋体" w:eastAsia="宋体" w:cs="宋体"/>
                <w:bCs/>
                <w:szCs w:val="21"/>
              </w:rPr>
            </w:pPr>
          </w:p>
        </w:tc>
        <w:tc>
          <w:tcPr>
            <w:tcW w:w="1608"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2" w:type="dxa"/>
            <w:vAlign w:val="center"/>
          </w:tcPr>
          <w:p>
            <w:pPr>
              <w:widowControl/>
              <w:spacing w:before="156" w:after="156" w:line="240" w:lineRule="auto"/>
              <w:jc w:val="center"/>
              <w:rPr>
                <w:rFonts w:hint="eastAsia" w:ascii="宋体" w:hAnsi="宋体" w:eastAsia="宋体" w:cs="宋体"/>
                <w:bCs/>
                <w:szCs w:val="21"/>
              </w:rPr>
            </w:pPr>
          </w:p>
        </w:tc>
        <w:tc>
          <w:tcPr>
            <w:tcW w:w="1797" w:type="dxa"/>
            <w:vAlign w:val="center"/>
          </w:tcPr>
          <w:p>
            <w:pPr>
              <w:widowControl/>
              <w:spacing w:before="156" w:after="156" w:line="240" w:lineRule="auto"/>
              <w:jc w:val="center"/>
              <w:rPr>
                <w:rFonts w:hint="eastAsia" w:ascii="宋体" w:hAnsi="宋体" w:eastAsia="宋体" w:cs="宋体"/>
                <w:bCs/>
                <w:szCs w:val="21"/>
              </w:rPr>
            </w:pPr>
          </w:p>
        </w:tc>
        <w:tc>
          <w:tcPr>
            <w:tcW w:w="3975" w:type="dxa"/>
            <w:vAlign w:val="center"/>
          </w:tcPr>
          <w:p>
            <w:pPr>
              <w:widowControl/>
              <w:spacing w:before="156" w:after="156" w:line="240" w:lineRule="auto"/>
              <w:rPr>
                <w:rFonts w:hint="eastAsia" w:ascii="宋体" w:hAnsi="宋体" w:eastAsia="宋体" w:cs="宋体"/>
                <w:bCs/>
                <w:szCs w:val="21"/>
              </w:rPr>
            </w:pPr>
          </w:p>
        </w:tc>
        <w:tc>
          <w:tcPr>
            <w:tcW w:w="1608"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2" w:type="dxa"/>
            <w:vAlign w:val="center"/>
          </w:tcPr>
          <w:p>
            <w:pPr>
              <w:widowControl/>
              <w:spacing w:before="156" w:after="156" w:line="240" w:lineRule="auto"/>
              <w:jc w:val="center"/>
              <w:rPr>
                <w:rFonts w:hint="eastAsia" w:ascii="宋体" w:hAnsi="宋体" w:eastAsia="宋体" w:cs="宋体"/>
                <w:bCs/>
                <w:szCs w:val="21"/>
              </w:rPr>
            </w:pPr>
          </w:p>
        </w:tc>
        <w:tc>
          <w:tcPr>
            <w:tcW w:w="1797" w:type="dxa"/>
            <w:vAlign w:val="center"/>
          </w:tcPr>
          <w:p>
            <w:pPr>
              <w:widowControl/>
              <w:spacing w:before="156" w:after="156" w:line="240" w:lineRule="auto"/>
              <w:jc w:val="center"/>
              <w:rPr>
                <w:rFonts w:hint="eastAsia" w:ascii="宋体" w:hAnsi="宋体" w:eastAsia="宋体" w:cs="宋体"/>
                <w:bCs/>
                <w:szCs w:val="21"/>
              </w:rPr>
            </w:pPr>
          </w:p>
        </w:tc>
        <w:tc>
          <w:tcPr>
            <w:tcW w:w="3975" w:type="dxa"/>
            <w:vAlign w:val="center"/>
          </w:tcPr>
          <w:p>
            <w:pPr>
              <w:widowControl/>
              <w:spacing w:before="156" w:after="156" w:line="240" w:lineRule="auto"/>
              <w:rPr>
                <w:rFonts w:hint="eastAsia" w:ascii="宋体" w:hAnsi="宋体" w:eastAsia="宋体" w:cs="宋体"/>
                <w:bCs/>
                <w:szCs w:val="21"/>
              </w:rPr>
            </w:pPr>
          </w:p>
        </w:tc>
        <w:tc>
          <w:tcPr>
            <w:tcW w:w="1608"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2" w:type="dxa"/>
            <w:vAlign w:val="center"/>
          </w:tcPr>
          <w:p>
            <w:pPr>
              <w:widowControl/>
              <w:spacing w:before="156" w:after="156" w:line="240" w:lineRule="auto"/>
              <w:jc w:val="center"/>
              <w:rPr>
                <w:rFonts w:hint="eastAsia" w:ascii="宋体" w:hAnsi="宋体" w:eastAsia="宋体" w:cs="宋体"/>
                <w:bCs/>
                <w:szCs w:val="21"/>
              </w:rPr>
            </w:pPr>
          </w:p>
        </w:tc>
        <w:tc>
          <w:tcPr>
            <w:tcW w:w="1797" w:type="dxa"/>
            <w:vAlign w:val="center"/>
          </w:tcPr>
          <w:p>
            <w:pPr>
              <w:widowControl/>
              <w:spacing w:before="156" w:after="156" w:line="240" w:lineRule="auto"/>
              <w:jc w:val="center"/>
              <w:rPr>
                <w:rFonts w:hint="eastAsia" w:ascii="宋体" w:hAnsi="宋体" w:eastAsia="宋体" w:cs="宋体"/>
                <w:bCs/>
                <w:szCs w:val="21"/>
              </w:rPr>
            </w:pPr>
          </w:p>
        </w:tc>
        <w:tc>
          <w:tcPr>
            <w:tcW w:w="3975" w:type="dxa"/>
            <w:vAlign w:val="center"/>
          </w:tcPr>
          <w:p>
            <w:pPr>
              <w:widowControl/>
              <w:spacing w:before="156" w:after="156" w:line="240" w:lineRule="auto"/>
              <w:rPr>
                <w:rFonts w:hint="eastAsia" w:ascii="宋体" w:hAnsi="宋体" w:eastAsia="宋体" w:cs="宋体"/>
                <w:bCs/>
                <w:szCs w:val="21"/>
              </w:rPr>
            </w:pPr>
          </w:p>
        </w:tc>
        <w:tc>
          <w:tcPr>
            <w:tcW w:w="1608"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2" w:type="dxa"/>
            <w:vAlign w:val="center"/>
          </w:tcPr>
          <w:p>
            <w:pPr>
              <w:widowControl/>
              <w:spacing w:before="156" w:after="156" w:line="240" w:lineRule="auto"/>
              <w:jc w:val="center"/>
              <w:rPr>
                <w:rFonts w:hint="eastAsia" w:ascii="宋体" w:hAnsi="宋体" w:eastAsia="宋体" w:cs="宋体"/>
                <w:bCs/>
                <w:szCs w:val="21"/>
              </w:rPr>
            </w:pPr>
          </w:p>
        </w:tc>
        <w:tc>
          <w:tcPr>
            <w:tcW w:w="1797" w:type="dxa"/>
            <w:vAlign w:val="center"/>
          </w:tcPr>
          <w:p>
            <w:pPr>
              <w:widowControl/>
              <w:spacing w:before="156" w:after="156" w:line="240" w:lineRule="auto"/>
              <w:jc w:val="center"/>
              <w:rPr>
                <w:rFonts w:hint="eastAsia" w:ascii="宋体" w:hAnsi="宋体" w:eastAsia="宋体" w:cs="宋体"/>
                <w:bCs/>
                <w:szCs w:val="21"/>
              </w:rPr>
            </w:pPr>
          </w:p>
        </w:tc>
        <w:tc>
          <w:tcPr>
            <w:tcW w:w="3975" w:type="dxa"/>
            <w:vAlign w:val="center"/>
          </w:tcPr>
          <w:p>
            <w:pPr>
              <w:widowControl/>
              <w:spacing w:before="156" w:after="156" w:line="240" w:lineRule="auto"/>
              <w:rPr>
                <w:rFonts w:hint="eastAsia" w:ascii="宋体" w:hAnsi="宋体" w:eastAsia="宋体" w:cs="宋体"/>
                <w:bCs/>
                <w:szCs w:val="21"/>
              </w:rPr>
            </w:pPr>
          </w:p>
        </w:tc>
        <w:tc>
          <w:tcPr>
            <w:tcW w:w="1608"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2" w:type="dxa"/>
            <w:vAlign w:val="center"/>
          </w:tcPr>
          <w:p>
            <w:pPr>
              <w:widowControl/>
              <w:spacing w:before="156" w:after="156" w:line="240" w:lineRule="auto"/>
              <w:jc w:val="center"/>
              <w:rPr>
                <w:rFonts w:hint="eastAsia" w:ascii="宋体" w:hAnsi="宋体" w:eastAsia="宋体" w:cs="宋体"/>
                <w:bCs/>
                <w:szCs w:val="21"/>
              </w:rPr>
            </w:pPr>
          </w:p>
        </w:tc>
        <w:tc>
          <w:tcPr>
            <w:tcW w:w="1797" w:type="dxa"/>
            <w:vAlign w:val="center"/>
          </w:tcPr>
          <w:p>
            <w:pPr>
              <w:widowControl/>
              <w:spacing w:before="156" w:after="156" w:line="240" w:lineRule="auto"/>
              <w:jc w:val="center"/>
              <w:rPr>
                <w:rFonts w:hint="eastAsia" w:ascii="宋体" w:hAnsi="宋体" w:eastAsia="宋体" w:cs="宋体"/>
                <w:bCs/>
                <w:szCs w:val="21"/>
              </w:rPr>
            </w:pPr>
          </w:p>
        </w:tc>
        <w:tc>
          <w:tcPr>
            <w:tcW w:w="3975" w:type="dxa"/>
            <w:vAlign w:val="center"/>
          </w:tcPr>
          <w:p>
            <w:pPr>
              <w:widowControl/>
              <w:spacing w:before="156" w:after="156" w:line="240" w:lineRule="auto"/>
              <w:rPr>
                <w:rFonts w:hint="eastAsia" w:ascii="宋体" w:hAnsi="宋体" w:eastAsia="宋体" w:cs="宋体"/>
                <w:bCs/>
                <w:szCs w:val="21"/>
              </w:rPr>
            </w:pPr>
          </w:p>
        </w:tc>
        <w:tc>
          <w:tcPr>
            <w:tcW w:w="1608"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2" w:type="dxa"/>
            <w:vAlign w:val="center"/>
          </w:tcPr>
          <w:p>
            <w:pPr>
              <w:widowControl/>
              <w:spacing w:before="156" w:after="156" w:line="240" w:lineRule="auto"/>
              <w:jc w:val="center"/>
              <w:rPr>
                <w:rFonts w:hint="eastAsia" w:ascii="宋体" w:hAnsi="宋体" w:eastAsia="宋体" w:cs="宋体"/>
                <w:bCs/>
                <w:szCs w:val="21"/>
              </w:rPr>
            </w:pPr>
          </w:p>
        </w:tc>
        <w:tc>
          <w:tcPr>
            <w:tcW w:w="1797" w:type="dxa"/>
            <w:vAlign w:val="center"/>
          </w:tcPr>
          <w:p>
            <w:pPr>
              <w:widowControl/>
              <w:spacing w:before="156" w:after="156" w:line="240" w:lineRule="auto"/>
              <w:jc w:val="center"/>
              <w:rPr>
                <w:rFonts w:hint="eastAsia" w:ascii="宋体" w:hAnsi="宋体" w:eastAsia="宋体" w:cs="宋体"/>
                <w:bCs/>
                <w:szCs w:val="21"/>
              </w:rPr>
            </w:pPr>
          </w:p>
        </w:tc>
        <w:tc>
          <w:tcPr>
            <w:tcW w:w="3975" w:type="dxa"/>
            <w:vAlign w:val="center"/>
          </w:tcPr>
          <w:p>
            <w:pPr>
              <w:widowControl/>
              <w:spacing w:before="156" w:after="156" w:line="240" w:lineRule="auto"/>
              <w:rPr>
                <w:rFonts w:hint="eastAsia" w:ascii="宋体" w:hAnsi="宋体" w:eastAsia="宋体" w:cs="宋体"/>
                <w:bCs/>
                <w:szCs w:val="21"/>
              </w:rPr>
            </w:pPr>
          </w:p>
        </w:tc>
        <w:tc>
          <w:tcPr>
            <w:tcW w:w="1608"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2" w:type="dxa"/>
            <w:vAlign w:val="center"/>
          </w:tcPr>
          <w:p>
            <w:pPr>
              <w:widowControl/>
              <w:spacing w:before="156" w:after="156" w:line="240" w:lineRule="auto"/>
              <w:jc w:val="center"/>
              <w:rPr>
                <w:rFonts w:hint="eastAsia" w:ascii="宋体" w:hAnsi="宋体" w:eastAsia="宋体" w:cs="宋体"/>
                <w:bCs/>
                <w:szCs w:val="21"/>
              </w:rPr>
            </w:pPr>
          </w:p>
        </w:tc>
        <w:tc>
          <w:tcPr>
            <w:tcW w:w="1797" w:type="dxa"/>
            <w:vAlign w:val="center"/>
          </w:tcPr>
          <w:p>
            <w:pPr>
              <w:widowControl/>
              <w:spacing w:before="156" w:after="156" w:line="240" w:lineRule="auto"/>
              <w:jc w:val="center"/>
              <w:rPr>
                <w:rFonts w:hint="eastAsia" w:ascii="宋体" w:hAnsi="宋体" w:eastAsia="宋体" w:cs="宋体"/>
                <w:bCs/>
                <w:szCs w:val="21"/>
              </w:rPr>
            </w:pPr>
          </w:p>
        </w:tc>
        <w:tc>
          <w:tcPr>
            <w:tcW w:w="3975" w:type="dxa"/>
            <w:vAlign w:val="center"/>
          </w:tcPr>
          <w:p>
            <w:pPr>
              <w:widowControl/>
              <w:spacing w:before="156" w:after="156" w:line="240" w:lineRule="auto"/>
              <w:rPr>
                <w:rFonts w:hint="eastAsia" w:ascii="宋体" w:hAnsi="宋体" w:eastAsia="宋体" w:cs="宋体"/>
                <w:bCs/>
                <w:szCs w:val="21"/>
              </w:rPr>
            </w:pPr>
          </w:p>
        </w:tc>
        <w:tc>
          <w:tcPr>
            <w:tcW w:w="1608"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2" w:type="dxa"/>
            <w:vAlign w:val="center"/>
          </w:tcPr>
          <w:p>
            <w:pPr>
              <w:widowControl/>
              <w:spacing w:before="156" w:after="156" w:line="240" w:lineRule="auto"/>
              <w:jc w:val="center"/>
              <w:rPr>
                <w:rFonts w:hint="eastAsia" w:ascii="宋体" w:hAnsi="宋体" w:eastAsia="宋体" w:cs="宋体"/>
                <w:bCs/>
                <w:szCs w:val="21"/>
              </w:rPr>
            </w:pPr>
          </w:p>
        </w:tc>
        <w:tc>
          <w:tcPr>
            <w:tcW w:w="1797" w:type="dxa"/>
            <w:vAlign w:val="center"/>
          </w:tcPr>
          <w:p>
            <w:pPr>
              <w:widowControl/>
              <w:spacing w:before="156" w:after="156" w:line="240" w:lineRule="auto"/>
              <w:jc w:val="center"/>
              <w:rPr>
                <w:rFonts w:hint="eastAsia" w:ascii="宋体" w:hAnsi="宋体" w:eastAsia="宋体" w:cs="宋体"/>
                <w:bCs/>
                <w:szCs w:val="21"/>
              </w:rPr>
            </w:pPr>
          </w:p>
        </w:tc>
        <w:tc>
          <w:tcPr>
            <w:tcW w:w="3975" w:type="dxa"/>
            <w:vAlign w:val="center"/>
          </w:tcPr>
          <w:p>
            <w:pPr>
              <w:widowControl/>
              <w:spacing w:before="156" w:after="156" w:line="240" w:lineRule="auto"/>
              <w:rPr>
                <w:rFonts w:hint="eastAsia" w:ascii="宋体" w:hAnsi="宋体" w:eastAsia="宋体" w:cs="宋体"/>
                <w:bCs/>
                <w:szCs w:val="21"/>
              </w:rPr>
            </w:pPr>
          </w:p>
        </w:tc>
        <w:tc>
          <w:tcPr>
            <w:tcW w:w="1608"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42" w:type="dxa"/>
            <w:vAlign w:val="center"/>
          </w:tcPr>
          <w:p>
            <w:pPr>
              <w:widowControl/>
              <w:spacing w:before="156" w:after="156" w:line="240" w:lineRule="auto"/>
              <w:jc w:val="center"/>
              <w:rPr>
                <w:rFonts w:hint="eastAsia" w:ascii="宋体" w:hAnsi="宋体" w:eastAsia="宋体" w:cs="宋体"/>
                <w:bCs/>
                <w:szCs w:val="21"/>
              </w:rPr>
            </w:pPr>
          </w:p>
        </w:tc>
        <w:tc>
          <w:tcPr>
            <w:tcW w:w="1797" w:type="dxa"/>
            <w:vAlign w:val="center"/>
          </w:tcPr>
          <w:p>
            <w:pPr>
              <w:widowControl/>
              <w:spacing w:before="156" w:after="156" w:line="240" w:lineRule="auto"/>
              <w:jc w:val="center"/>
              <w:rPr>
                <w:rFonts w:hint="eastAsia" w:ascii="宋体" w:hAnsi="宋体" w:eastAsia="宋体" w:cs="宋体"/>
                <w:bCs/>
                <w:szCs w:val="21"/>
              </w:rPr>
            </w:pPr>
          </w:p>
        </w:tc>
        <w:tc>
          <w:tcPr>
            <w:tcW w:w="3975" w:type="dxa"/>
            <w:vAlign w:val="center"/>
          </w:tcPr>
          <w:p>
            <w:pPr>
              <w:widowControl/>
              <w:spacing w:before="156" w:after="156" w:line="240" w:lineRule="auto"/>
              <w:rPr>
                <w:rFonts w:hint="eastAsia" w:ascii="宋体" w:hAnsi="宋体" w:eastAsia="宋体" w:cs="宋体"/>
                <w:bCs/>
                <w:szCs w:val="21"/>
              </w:rPr>
            </w:pPr>
          </w:p>
        </w:tc>
        <w:tc>
          <w:tcPr>
            <w:tcW w:w="1608" w:type="dxa"/>
            <w:vAlign w:val="center"/>
          </w:tcPr>
          <w:p>
            <w:pPr>
              <w:widowControl/>
              <w:spacing w:before="156" w:after="156" w:line="240" w:lineRule="auto"/>
              <w:jc w:val="center"/>
              <w:rPr>
                <w:rFonts w:hint="eastAsia" w:ascii="宋体" w:hAnsi="宋体" w:eastAsia="宋体" w:cs="宋体"/>
                <w:bCs/>
                <w:szCs w:val="21"/>
              </w:rPr>
            </w:pPr>
          </w:p>
        </w:tc>
      </w:tr>
    </w:tbl>
    <w:p>
      <w:pPr>
        <w:rPr>
          <w:rFonts w:hint="eastAsia"/>
          <w:b/>
          <w:bCs/>
        </w:rPr>
      </w:pPr>
    </w:p>
    <w:p>
      <w:pPr>
        <w:rPr>
          <w:rFonts w:hint="eastAsia"/>
          <w:b/>
          <w:bCs/>
        </w:rPr>
      </w:pPr>
    </w:p>
    <w:p>
      <w:pPr>
        <w:rPr>
          <w:rFonts w:hint="eastAsia"/>
          <w:b/>
          <w:bCs/>
        </w:rPr>
      </w:pPr>
    </w:p>
    <w:p>
      <w:pPr>
        <w:rPr>
          <w:rFonts w:hint="eastAsia"/>
          <w:b/>
          <w:bCs/>
        </w:rPr>
      </w:pPr>
    </w:p>
    <w:p>
      <w:pPr>
        <w:rPr>
          <w:rFonts w:hint="eastAsia"/>
          <w:b/>
          <w:bCs/>
        </w:rPr>
      </w:pPr>
    </w:p>
    <w:p>
      <w:pPr>
        <w:rPr>
          <w:rFonts w:hint="eastAsia"/>
          <w:b/>
          <w:bCs/>
        </w:rPr>
      </w:pPr>
    </w:p>
    <w:p>
      <w:pPr>
        <w:rPr>
          <w:rFonts w:hint="eastAsia"/>
          <w:b/>
          <w:bCs/>
        </w:rPr>
      </w:pPr>
    </w:p>
    <w:p>
      <w:pPr>
        <w:rPr>
          <w:b/>
          <w:bCs/>
        </w:rPr>
      </w:pPr>
      <w:r>
        <w:rPr>
          <w:rFonts w:hint="eastAsia"/>
          <w:b/>
          <w:bCs/>
        </w:rPr>
        <w:t>保密条款</w:t>
      </w:r>
    </w:p>
    <w:p>
      <w:pPr>
        <w:ind w:firstLine="420"/>
        <w:jc w:val="left"/>
        <w:rPr>
          <w:rFonts w:hint="eastAsia" w:ascii="宋体" w:hAnsi="宋体" w:eastAsia="宋体" w:cs="宋体"/>
          <w:b/>
          <w:sz w:val="52"/>
        </w:rPr>
        <w:sectPr>
          <w:headerReference r:id="rId11" w:type="first"/>
          <w:headerReference r:id="rId9" w:type="default"/>
          <w:footerReference r:id="rId12" w:type="default"/>
          <w:headerReference r:id="rId10" w:type="even"/>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pPr>
      <w:r>
        <w:rPr>
          <w:rFonts w:hint="eastAsia"/>
          <w:iCs/>
        </w:rPr>
        <w:t>文档仅限产品（项目）组内流转，违者负相应法律责任。</w:t>
      </w:r>
      <w:r>
        <w:rPr>
          <w:rFonts w:ascii="Times New Roman" w:hAnsi="Times New Roman" w:cs="Times New Roman"/>
          <w:sz w:val="32"/>
          <w:szCs w:val="40"/>
        </w:rPr>
        <w:br w:type="page"/>
      </w:r>
    </w:p>
    <w:sdt>
      <w:sdtPr>
        <w:rPr>
          <w:rFonts w:hint="eastAsia" w:ascii="宋体" w:hAnsi="宋体" w:cs="宋体"/>
          <w:b/>
          <w:sz w:val="36"/>
          <w:szCs w:val="18"/>
          <w:lang w:val="en-US" w:eastAsia="zh-CN"/>
        </w:rPr>
        <w:id w:val="147476010"/>
        <w15:color w:val="DBDBDB"/>
        <w:docPartObj>
          <w:docPartGallery w:val="Table of Contents"/>
          <w:docPartUnique/>
        </w:docPartObj>
      </w:sdtPr>
      <w:sdtEndPr>
        <w:rPr>
          <w:rFonts w:hint="eastAsia" w:ascii="宋体" w:hAnsi="宋体" w:eastAsia="宋体" w:cs="宋体"/>
          <w:b/>
          <w:kern w:val="2"/>
          <w:sz w:val="21"/>
          <w:szCs w:val="24"/>
          <w:lang w:val="en-US" w:eastAsia="zh-CN" w:bidi="ar-SA"/>
        </w:rPr>
      </w:sdtEndPr>
      <w:sdtContent>
        <w:p>
          <w:pPr>
            <w:keepNext w:val="0"/>
            <w:keepLines w:val="0"/>
            <w:pageBreakBefore w:val="0"/>
            <w:widowControl w:val="0"/>
            <w:kinsoku/>
            <w:wordWrap/>
            <w:overflowPunct/>
            <w:topLinePunct w:val="0"/>
            <w:autoSpaceDE/>
            <w:autoSpaceDN/>
            <w:bidi w:val="0"/>
            <w:adjustRightInd w:val="0"/>
            <w:snapToGrid w:val="0"/>
            <w:spacing w:beforeLines="0" w:afterLines="0" w:line="360" w:lineRule="auto"/>
            <w:jc w:val="center"/>
            <w:textAlignment w:val="auto"/>
            <w:rPr>
              <w:rFonts w:hint="eastAsia" w:ascii="宋体" w:hAnsi="宋体" w:cs="宋体"/>
              <w:b/>
              <w:sz w:val="36"/>
              <w:szCs w:val="18"/>
            </w:rPr>
          </w:pPr>
          <w:bookmarkStart w:id="0" w:name="_Toc17090"/>
          <w:r>
            <w:rPr>
              <w:rFonts w:hint="eastAsia" w:ascii="宋体" w:hAnsi="宋体" w:cs="宋体"/>
              <w:b/>
              <w:sz w:val="36"/>
              <w:szCs w:val="18"/>
            </w:rPr>
            <w:t>目录</w:t>
          </w:r>
        </w:p>
        <w:p>
          <w:pPr>
            <w:pStyle w:val="16"/>
            <w:tabs>
              <w:tab w:val="right" w:leader="dot" w:pos="8306"/>
            </w:tabs>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TOC \o "1-3" \h \u </w:instrText>
          </w:r>
          <w:r>
            <w:rPr>
              <w:rFonts w:hint="eastAsia" w:ascii="宋体" w:hAnsi="宋体" w:eastAsia="宋体" w:cs="宋体"/>
              <w:sz w:val="21"/>
              <w:szCs w:val="21"/>
            </w:rPr>
            <w:fldChar w:fldCharType="separate"/>
          </w:r>
          <w:r>
            <w:rPr>
              <w:rFonts w:hint="eastAsia" w:ascii="宋体" w:hAnsi="宋体" w:eastAsia="宋体" w:cs="宋体"/>
              <w:szCs w:val="21"/>
            </w:rPr>
            <w:fldChar w:fldCharType="begin"/>
          </w:r>
          <w:r>
            <w:rPr>
              <w:rFonts w:hint="eastAsia" w:ascii="宋体" w:hAnsi="宋体" w:eastAsia="宋体" w:cs="宋体"/>
              <w:szCs w:val="21"/>
            </w:rPr>
            <w:instrText xml:space="preserve"> HYPERLINK \l _Toc30020 </w:instrText>
          </w:r>
          <w:r>
            <w:rPr>
              <w:rFonts w:hint="eastAsia" w:ascii="宋体" w:hAnsi="宋体" w:eastAsia="宋体" w:cs="宋体"/>
              <w:szCs w:val="21"/>
            </w:rPr>
            <w:fldChar w:fldCharType="separate"/>
          </w:r>
          <w:r>
            <w:rPr>
              <w:rFonts w:hint="default"/>
              <w:lang w:val="en-US" w:eastAsia="zh-CN"/>
            </w:rPr>
            <w:t xml:space="preserve">1. </w:t>
          </w:r>
          <w:r>
            <w:rPr>
              <w:rFonts w:hint="eastAsia"/>
              <w:lang w:val="en-US" w:eastAsia="zh-CN"/>
            </w:rPr>
            <w:t>引言</w:t>
          </w:r>
          <w:r>
            <w:tab/>
          </w:r>
          <w:r>
            <w:fldChar w:fldCharType="begin"/>
          </w:r>
          <w:r>
            <w:instrText xml:space="preserve"> PAGEREF _Toc30020 </w:instrText>
          </w:r>
          <w:r>
            <w:fldChar w:fldCharType="separate"/>
          </w:r>
          <w:r>
            <w:t>1</w:t>
          </w:r>
          <w:r>
            <w:fldChar w:fldCharType="end"/>
          </w:r>
          <w:r>
            <w:rPr>
              <w:rFonts w:hint="eastAsia" w:ascii="宋体" w:hAnsi="宋体" w:eastAsia="宋体" w:cs="宋体"/>
              <w:szCs w:val="21"/>
            </w:rPr>
            <w:fldChar w:fldCharType="end"/>
          </w:r>
        </w:p>
        <w:p>
          <w:pPr>
            <w:pStyle w:val="17"/>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_Toc32205 </w:instrText>
          </w:r>
          <w:r>
            <w:rPr>
              <w:rFonts w:hint="eastAsia" w:ascii="宋体" w:hAnsi="宋体" w:eastAsia="宋体" w:cs="宋体"/>
              <w:szCs w:val="21"/>
            </w:rPr>
            <w:fldChar w:fldCharType="separate"/>
          </w:r>
          <w:r>
            <w:rPr>
              <w:rFonts w:hint="default"/>
              <w:lang w:val="en-US" w:eastAsia="zh-CN"/>
            </w:rPr>
            <w:t xml:space="preserve">1.1. </w:t>
          </w:r>
          <w:r>
            <w:rPr>
              <w:rFonts w:hint="eastAsia"/>
              <w:lang w:val="en-US" w:eastAsia="zh-CN"/>
            </w:rPr>
            <w:t>编写目的</w:t>
          </w:r>
          <w:r>
            <w:tab/>
          </w:r>
          <w:r>
            <w:fldChar w:fldCharType="begin"/>
          </w:r>
          <w:r>
            <w:instrText xml:space="preserve"> PAGEREF _Toc32205 </w:instrText>
          </w:r>
          <w:r>
            <w:fldChar w:fldCharType="separate"/>
          </w:r>
          <w:r>
            <w:t>1</w:t>
          </w:r>
          <w:r>
            <w:fldChar w:fldCharType="end"/>
          </w:r>
          <w:r>
            <w:rPr>
              <w:rFonts w:hint="eastAsia" w:ascii="宋体" w:hAnsi="宋体" w:eastAsia="宋体" w:cs="宋体"/>
              <w:szCs w:val="21"/>
            </w:rPr>
            <w:fldChar w:fldCharType="end"/>
          </w:r>
        </w:p>
        <w:p>
          <w:pPr>
            <w:pStyle w:val="17"/>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_Toc32482 </w:instrText>
          </w:r>
          <w:r>
            <w:rPr>
              <w:rFonts w:hint="eastAsia" w:ascii="宋体" w:hAnsi="宋体" w:eastAsia="宋体" w:cs="宋体"/>
              <w:szCs w:val="21"/>
            </w:rPr>
            <w:fldChar w:fldCharType="separate"/>
          </w:r>
          <w:r>
            <w:rPr>
              <w:rFonts w:hint="default"/>
              <w:lang w:val="en-US" w:eastAsia="zh-CN"/>
            </w:rPr>
            <w:t xml:space="preserve">1.2. </w:t>
          </w:r>
          <w:r>
            <w:rPr>
              <w:rFonts w:hint="eastAsia"/>
              <w:lang w:val="en-US" w:eastAsia="zh-CN"/>
            </w:rPr>
            <w:t>项目背景</w:t>
          </w:r>
          <w:r>
            <w:tab/>
          </w:r>
          <w:r>
            <w:fldChar w:fldCharType="begin"/>
          </w:r>
          <w:r>
            <w:instrText xml:space="preserve"> PAGEREF _Toc32482 </w:instrText>
          </w:r>
          <w:r>
            <w:fldChar w:fldCharType="separate"/>
          </w:r>
          <w:r>
            <w:t>1</w:t>
          </w:r>
          <w:r>
            <w:fldChar w:fldCharType="end"/>
          </w:r>
          <w:r>
            <w:rPr>
              <w:rFonts w:hint="eastAsia" w:ascii="宋体" w:hAnsi="宋体" w:eastAsia="宋体" w:cs="宋体"/>
              <w:szCs w:val="21"/>
            </w:rPr>
            <w:fldChar w:fldCharType="end"/>
          </w:r>
        </w:p>
        <w:p>
          <w:pPr>
            <w:pStyle w:val="17"/>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_Toc3461 </w:instrText>
          </w:r>
          <w:r>
            <w:rPr>
              <w:rFonts w:hint="eastAsia" w:ascii="宋体" w:hAnsi="宋体" w:eastAsia="宋体" w:cs="宋体"/>
              <w:szCs w:val="21"/>
            </w:rPr>
            <w:fldChar w:fldCharType="separate"/>
          </w:r>
          <w:r>
            <w:rPr>
              <w:rFonts w:hint="default"/>
              <w:lang w:val="en-US" w:eastAsia="zh-CN"/>
            </w:rPr>
            <w:t xml:space="preserve">1.3. </w:t>
          </w:r>
          <w:r>
            <w:rPr>
              <w:rFonts w:hint="eastAsia"/>
              <w:lang w:val="en-US" w:eastAsia="zh-CN"/>
            </w:rPr>
            <w:t>术语及缩写词</w:t>
          </w:r>
          <w:r>
            <w:tab/>
          </w:r>
          <w:r>
            <w:fldChar w:fldCharType="begin"/>
          </w:r>
          <w:r>
            <w:instrText xml:space="preserve"> PAGEREF _Toc3461 </w:instrText>
          </w:r>
          <w:r>
            <w:fldChar w:fldCharType="separate"/>
          </w:r>
          <w:r>
            <w:t>1</w:t>
          </w:r>
          <w:r>
            <w:fldChar w:fldCharType="end"/>
          </w:r>
          <w:r>
            <w:rPr>
              <w:rFonts w:hint="eastAsia" w:ascii="宋体" w:hAnsi="宋体" w:eastAsia="宋体" w:cs="宋体"/>
              <w:szCs w:val="21"/>
            </w:rPr>
            <w:fldChar w:fldCharType="end"/>
          </w:r>
        </w:p>
        <w:p>
          <w:pPr>
            <w:pStyle w:val="17"/>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_Toc17961 </w:instrText>
          </w:r>
          <w:r>
            <w:rPr>
              <w:rFonts w:hint="eastAsia" w:ascii="宋体" w:hAnsi="宋体" w:eastAsia="宋体" w:cs="宋体"/>
              <w:szCs w:val="21"/>
            </w:rPr>
            <w:fldChar w:fldCharType="separate"/>
          </w:r>
          <w:r>
            <w:rPr>
              <w:rFonts w:hint="default"/>
              <w:lang w:val="en-US" w:eastAsia="zh-CN"/>
            </w:rPr>
            <w:t xml:space="preserve">1.4. </w:t>
          </w:r>
          <w:r>
            <w:rPr>
              <w:rFonts w:hint="eastAsia"/>
              <w:lang w:val="en-US" w:eastAsia="zh-CN"/>
            </w:rPr>
            <w:t>参考资料</w:t>
          </w:r>
          <w:r>
            <w:tab/>
          </w:r>
          <w:r>
            <w:fldChar w:fldCharType="begin"/>
          </w:r>
          <w:r>
            <w:instrText xml:space="preserve"> PAGEREF _Toc17961 </w:instrText>
          </w:r>
          <w:r>
            <w:fldChar w:fldCharType="separate"/>
          </w:r>
          <w:r>
            <w:t>2</w:t>
          </w:r>
          <w:r>
            <w:fldChar w:fldCharType="end"/>
          </w:r>
          <w:r>
            <w:rPr>
              <w:rFonts w:hint="eastAsia" w:ascii="宋体" w:hAnsi="宋体" w:eastAsia="宋体" w:cs="宋体"/>
              <w:szCs w:val="21"/>
            </w:rPr>
            <w:fldChar w:fldCharType="end"/>
          </w:r>
        </w:p>
        <w:p>
          <w:pPr>
            <w:pStyle w:val="17"/>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_Toc24580 </w:instrText>
          </w:r>
          <w:r>
            <w:rPr>
              <w:rFonts w:hint="eastAsia" w:ascii="宋体" w:hAnsi="宋体" w:eastAsia="宋体" w:cs="宋体"/>
              <w:szCs w:val="21"/>
            </w:rPr>
            <w:fldChar w:fldCharType="separate"/>
          </w:r>
          <w:r>
            <w:rPr>
              <w:rFonts w:hint="default"/>
              <w:lang w:val="en-US" w:eastAsia="zh-CN"/>
            </w:rPr>
            <w:t xml:space="preserve">1.5. </w:t>
          </w:r>
          <w:r>
            <w:rPr>
              <w:rFonts w:hint="eastAsia"/>
              <w:lang w:val="en-US" w:eastAsia="zh-CN"/>
            </w:rPr>
            <w:t>系统设计原则</w:t>
          </w:r>
          <w:r>
            <w:tab/>
          </w:r>
          <w:r>
            <w:fldChar w:fldCharType="begin"/>
          </w:r>
          <w:r>
            <w:instrText xml:space="preserve"> PAGEREF _Toc24580 </w:instrText>
          </w:r>
          <w:r>
            <w:fldChar w:fldCharType="separate"/>
          </w:r>
          <w:r>
            <w:t>2</w:t>
          </w:r>
          <w:r>
            <w:fldChar w:fldCharType="end"/>
          </w:r>
          <w:r>
            <w:rPr>
              <w:rFonts w:hint="eastAsia" w:ascii="宋体" w:hAnsi="宋体" w:eastAsia="宋体" w:cs="宋体"/>
              <w:szCs w:val="21"/>
            </w:rPr>
            <w:fldChar w:fldCharType="end"/>
          </w:r>
        </w:p>
        <w:p>
          <w:pPr>
            <w:pStyle w:val="17"/>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_Toc13006 </w:instrText>
          </w:r>
          <w:r>
            <w:rPr>
              <w:rFonts w:hint="eastAsia" w:ascii="宋体" w:hAnsi="宋体" w:eastAsia="宋体" w:cs="宋体"/>
              <w:szCs w:val="21"/>
            </w:rPr>
            <w:fldChar w:fldCharType="separate"/>
          </w:r>
          <w:r>
            <w:rPr>
              <w:rFonts w:hint="default"/>
              <w:lang w:val="en-US" w:eastAsia="zh-CN"/>
            </w:rPr>
            <w:t xml:space="preserve">1.6. </w:t>
          </w:r>
          <w:r>
            <w:rPr>
              <w:rFonts w:hint="eastAsia"/>
              <w:lang w:val="en-US" w:eastAsia="zh-CN"/>
            </w:rPr>
            <w:t>开发环境</w:t>
          </w:r>
          <w:r>
            <w:tab/>
          </w:r>
          <w:r>
            <w:fldChar w:fldCharType="begin"/>
          </w:r>
          <w:r>
            <w:instrText xml:space="preserve"> PAGEREF _Toc13006 </w:instrText>
          </w:r>
          <w:r>
            <w:fldChar w:fldCharType="separate"/>
          </w:r>
          <w:r>
            <w:t>2</w:t>
          </w:r>
          <w:r>
            <w:fldChar w:fldCharType="end"/>
          </w:r>
          <w:r>
            <w:rPr>
              <w:rFonts w:hint="eastAsia" w:ascii="宋体" w:hAnsi="宋体" w:eastAsia="宋体" w:cs="宋体"/>
              <w:szCs w:val="21"/>
            </w:rPr>
            <w:fldChar w:fldCharType="end"/>
          </w:r>
        </w:p>
        <w:p>
          <w:pPr>
            <w:pStyle w:val="16"/>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_Toc22098 </w:instrText>
          </w:r>
          <w:r>
            <w:rPr>
              <w:rFonts w:hint="eastAsia" w:ascii="宋体" w:hAnsi="宋体" w:eastAsia="宋体" w:cs="宋体"/>
              <w:szCs w:val="21"/>
            </w:rPr>
            <w:fldChar w:fldCharType="separate"/>
          </w:r>
          <w:r>
            <w:rPr>
              <w:rFonts w:hint="default"/>
              <w:lang w:val="en-US" w:eastAsia="zh-CN"/>
            </w:rPr>
            <w:t xml:space="preserve">2. </w:t>
          </w:r>
          <w:r>
            <w:rPr>
              <w:rFonts w:hint="eastAsia"/>
              <w:lang w:val="en-US" w:eastAsia="zh-CN"/>
            </w:rPr>
            <w:t>任务概述</w:t>
          </w:r>
          <w:r>
            <w:tab/>
          </w:r>
          <w:r>
            <w:fldChar w:fldCharType="begin"/>
          </w:r>
          <w:r>
            <w:instrText xml:space="preserve"> PAGEREF _Toc22098 </w:instrText>
          </w:r>
          <w:r>
            <w:fldChar w:fldCharType="separate"/>
          </w:r>
          <w:r>
            <w:t>2</w:t>
          </w:r>
          <w:r>
            <w:fldChar w:fldCharType="end"/>
          </w:r>
          <w:r>
            <w:rPr>
              <w:rFonts w:hint="eastAsia" w:ascii="宋体" w:hAnsi="宋体" w:eastAsia="宋体" w:cs="宋体"/>
              <w:szCs w:val="21"/>
            </w:rPr>
            <w:fldChar w:fldCharType="end"/>
          </w:r>
        </w:p>
        <w:p>
          <w:pPr>
            <w:pStyle w:val="17"/>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_Toc24916 </w:instrText>
          </w:r>
          <w:r>
            <w:rPr>
              <w:rFonts w:hint="eastAsia" w:ascii="宋体" w:hAnsi="宋体" w:eastAsia="宋体" w:cs="宋体"/>
              <w:szCs w:val="21"/>
            </w:rPr>
            <w:fldChar w:fldCharType="separate"/>
          </w:r>
          <w:r>
            <w:rPr>
              <w:rFonts w:hint="default"/>
              <w:lang w:val="en-US" w:eastAsia="zh-CN"/>
            </w:rPr>
            <w:t xml:space="preserve">2.1. </w:t>
          </w:r>
          <w:r>
            <w:rPr>
              <w:rFonts w:hint="eastAsia"/>
              <w:lang w:val="en-US" w:eastAsia="zh-CN"/>
            </w:rPr>
            <w:t>目标</w:t>
          </w:r>
          <w:r>
            <w:tab/>
          </w:r>
          <w:r>
            <w:fldChar w:fldCharType="begin"/>
          </w:r>
          <w:r>
            <w:instrText xml:space="preserve"> PAGEREF _Toc24916 </w:instrText>
          </w:r>
          <w:r>
            <w:fldChar w:fldCharType="separate"/>
          </w:r>
          <w:r>
            <w:t>2</w:t>
          </w:r>
          <w:r>
            <w:fldChar w:fldCharType="end"/>
          </w:r>
          <w:r>
            <w:rPr>
              <w:rFonts w:hint="eastAsia" w:ascii="宋体" w:hAnsi="宋体" w:eastAsia="宋体" w:cs="宋体"/>
              <w:szCs w:val="21"/>
            </w:rPr>
            <w:fldChar w:fldCharType="end"/>
          </w:r>
        </w:p>
        <w:p>
          <w:pPr>
            <w:pStyle w:val="17"/>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_Toc17426 </w:instrText>
          </w:r>
          <w:r>
            <w:rPr>
              <w:rFonts w:hint="eastAsia" w:ascii="宋体" w:hAnsi="宋体" w:eastAsia="宋体" w:cs="宋体"/>
              <w:szCs w:val="21"/>
            </w:rPr>
            <w:fldChar w:fldCharType="separate"/>
          </w:r>
          <w:r>
            <w:rPr>
              <w:rFonts w:hint="default"/>
              <w:lang w:val="en-US" w:eastAsia="zh-CN"/>
            </w:rPr>
            <w:t xml:space="preserve">2.2. </w:t>
          </w:r>
          <w:r>
            <w:rPr>
              <w:rFonts w:hint="eastAsia"/>
              <w:lang w:val="en-US" w:eastAsia="zh-CN"/>
            </w:rPr>
            <w:t>需求概述</w:t>
          </w:r>
          <w:r>
            <w:tab/>
          </w:r>
          <w:r>
            <w:fldChar w:fldCharType="begin"/>
          </w:r>
          <w:r>
            <w:instrText xml:space="preserve"> PAGEREF _Toc17426 </w:instrText>
          </w:r>
          <w:r>
            <w:fldChar w:fldCharType="separate"/>
          </w:r>
          <w:r>
            <w:t>3</w:t>
          </w:r>
          <w:r>
            <w:fldChar w:fldCharType="end"/>
          </w:r>
          <w:r>
            <w:rPr>
              <w:rFonts w:hint="eastAsia" w:ascii="宋体" w:hAnsi="宋体" w:eastAsia="宋体" w:cs="宋体"/>
              <w:szCs w:val="21"/>
            </w:rPr>
            <w:fldChar w:fldCharType="end"/>
          </w:r>
        </w:p>
        <w:p>
          <w:pPr>
            <w:pStyle w:val="16"/>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_Toc9018 </w:instrText>
          </w:r>
          <w:r>
            <w:rPr>
              <w:rFonts w:hint="eastAsia" w:ascii="宋体" w:hAnsi="宋体" w:eastAsia="宋体" w:cs="宋体"/>
              <w:szCs w:val="21"/>
            </w:rPr>
            <w:fldChar w:fldCharType="separate"/>
          </w:r>
          <w:r>
            <w:rPr>
              <w:rFonts w:hint="default"/>
              <w:lang w:val="en-US" w:eastAsia="zh-CN"/>
            </w:rPr>
            <w:t xml:space="preserve">3. </w:t>
          </w:r>
          <w:r>
            <w:rPr>
              <w:rFonts w:hint="eastAsia"/>
              <w:lang w:val="en-US" w:eastAsia="zh-CN"/>
            </w:rPr>
            <w:t>总体设计</w:t>
          </w:r>
          <w:r>
            <w:tab/>
          </w:r>
          <w:r>
            <w:fldChar w:fldCharType="begin"/>
          </w:r>
          <w:r>
            <w:instrText xml:space="preserve"> PAGEREF _Toc9018 </w:instrText>
          </w:r>
          <w:r>
            <w:fldChar w:fldCharType="separate"/>
          </w:r>
          <w:r>
            <w:t>10</w:t>
          </w:r>
          <w:r>
            <w:fldChar w:fldCharType="end"/>
          </w:r>
          <w:r>
            <w:rPr>
              <w:rFonts w:hint="eastAsia" w:ascii="宋体" w:hAnsi="宋体" w:eastAsia="宋体" w:cs="宋体"/>
              <w:szCs w:val="21"/>
            </w:rPr>
            <w:fldChar w:fldCharType="end"/>
          </w:r>
        </w:p>
        <w:p>
          <w:pPr>
            <w:pStyle w:val="17"/>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_Toc30605 </w:instrText>
          </w:r>
          <w:r>
            <w:rPr>
              <w:rFonts w:hint="eastAsia" w:ascii="宋体" w:hAnsi="宋体" w:eastAsia="宋体" w:cs="宋体"/>
              <w:szCs w:val="21"/>
            </w:rPr>
            <w:fldChar w:fldCharType="separate"/>
          </w:r>
          <w:r>
            <w:rPr>
              <w:rFonts w:hint="default"/>
              <w:lang w:val="en-US" w:eastAsia="zh-CN"/>
            </w:rPr>
            <w:t xml:space="preserve">3.1. </w:t>
          </w:r>
          <w:r>
            <w:rPr>
              <w:rFonts w:hint="eastAsia"/>
              <w:lang w:val="en-US" w:eastAsia="zh-CN"/>
            </w:rPr>
            <w:t>台车控制板</w:t>
          </w:r>
          <w:r>
            <w:tab/>
          </w:r>
          <w:r>
            <w:fldChar w:fldCharType="begin"/>
          </w:r>
          <w:r>
            <w:instrText xml:space="preserve"> PAGEREF _Toc30605 </w:instrText>
          </w:r>
          <w:r>
            <w:fldChar w:fldCharType="separate"/>
          </w:r>
          <w:r>
            <w:t>13</w:t>
          </w:r>
          <w:r>
            <w:fldChar w:fldCharType="end"/>
          </w:r>
          <w:r>
            <w:rPr>
              <w:rFonts w:hint="eastAsia" w:ascii="宋体" w:hAnsi="宋体" w:eastAsia="宋体" w:cs="宋体"/>
              <w:szCs w:val="21"/>
            </w:rPr>
            <w:fldChar w:fldCharType="end"/>
          </w:r>
        </w:p>
        <w:p>
          <w:pPr>
            <w:pStyle w:val="17"/>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_Toc19808 </w:instrText>
          </w:r>
          <w:r>
            <w:rPr>
              <w:rFonts w:hint="eastAsia" w:ascii="宋体" w:hAnsi="宋体" w:eastAsia="宋体" w:cs="宋体"/>
              <w:szCs w:val="21"/>
            </w:rPr>
            <w:fldChar w:fldCharType="separate"/>
          </w:r>
          <w:r>
            <w:rPr>
              <w:rFonts w:hint="default"/>
              <w:lang w:val="en-US" w:eastAsia="zh-CN"/>
            </w:rPr>
            <w:t xml:space="preserve">3.2. </w:t>
          </w:r>
          <w:r>
            <w:rPr>
              <w:rFonts w:hint="eastAsia"/>
              <w:lang w:val="en-US" w:eastAsia="zh-CN"/>
            </w:rPr>
            <w:t>升降控制板</w:t>
          </w:r>
          <w:r>
            <w:tab/>
          </w:r>
          <w:r>
            <w:fldChar w:fldCharType="begin"/>
          </w:r>
          <w:r>
            <w:instrText xml:space="preserve"> PAGEREF _Toc19808 </w:instrText>
          </w:r>
          <w:r>
            <w:fldChar w:fldCharType="separate"/>
          </w:r>
          <w:r>
            <w:t>14</w:t>
          </w:r>
          <w:r>
            <w:fldChar w:fldCharType="end"/>
          </w:r>
          <w:r>
            <w:rPr>
              <w:rFonts w:hint="eastAsia" w:ascii="宋体" w:hAnsi="宋体" w:eastAsia="宋体" w:cs="宋体"/>
              <w:szCs w:val="21"/>
            </w:rPr>
            <w:fldChar w:fldCharType="end"/>
          </w:r>
        </w:p>
        <w:p>
          <w:pPr>
            <w:pStyle w:val="17"/>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_Toc6901 </w:instrText>
          </w:r>
          <w:r>
            <w:rPr>
              <w:rFonts w:hint="eastAsia" w:ascii="宋体" w:hAnsi="宋体" w:eastAsia="宋体" w:cs="宋体"/>
              <w:szCs w:val="21"/>
            </w:rPr>
            <w:fldChar w:fldCharType="separate"/>
          </w:r>
          <w:r>
            <w:rPr>
              <w:rFonts w:hint="default"/>
              <w:lang w:val="en-US" w:eastAsia="zh-CN"/>
            </w:rPr>
            <w:t xml:space="preserve">3.3. </w:t>
          </w:r>
          <w:r>
            <w:rPr>
              <w:rFonts w:hint="eastAsia"/>
              <w:lang w:val="en-US" w:eastAsia="zh-CN"/>
            </w:rPr>
            <w:t>末端控制板及末端灯板</w:t>
          </w:r>
          <w:r>
            <w:tab/>
          </w:r>
          <w:r>
            <w:fldChar w:fldCharType="begin"/>
          </w:r>
          <w:r>
            <w:instrText xml:space="preserve"> PAGEREF _Toc6901 </w:instrText>
          </w:r>
          <w:r>
            <w:fldChar w:fldCharType="separate"/>
          </w:r>
          <w:r>
            <w:t>15</w:t>
          </w:r>
          <w:r>
            <w:fldChar w:fldCharType="end"/>
          </w:r>
          <w:r>
            <w:rPr>
              <w:rFonts w:hint="eastAsia" w:ascii="宋体" w:hAnsi="宋体" w:eastAsia="宋体" w:cs="宋体"/>
              <w:szCs w:val="21"/>
            </w:rPr>
            <w:fldChar w:fldCharType="end"/>
          </w:r>
        </w:p>
        <w:p>
          <w:pPr>
            <w:pStyle w:val="16"/>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_Toc11962 </w:instrText>
          </w:r>
          <w:r>
            <w:rPr>
              <w:rFonts w:hint="eastAsia" w:ascii="宋体" w:hAnsi="宋体" w:eastAsia="宋体" w:cs="宋体"/>
              <w:szCs w:val="21"/>
            </w:rPr>
            <w:fldChar w:fldCharType="separate"/>
          </w:r>
          <w:r>
            <w:rPr>
              <w:rFonts w:hint="default"/>
              <w:lang w:val="en-US" w:eastAsia="zh-CN"/>
            </w:rPr>
            <w:t xml:space="preserve">4. </w:t>
          </w:r>
          <w:r>
            <w:rPr>
              <w:rFonts w:hint="eastAsia"/>
              <w:lang w:val="en-US" w:eastAsia="zh-CN"/>
            </w:rPr>
            <w:t>接口设计</w:t>
          </w:r>
          <w:r>
            <w:tab/>
          </w:r>
          <w:r>
            <w:fldChar w:fldCharType="begin"/>
          </w:r>
          <w:r>
            <w:instrText xml:space="preserve"> PAGEREF _Toc11962 </w:instrText>
          </w:r>
          <w:r>
            <w:fldChar w:fldCharType="separate"/>
          </w:r>
          <w:r>
            <w:t>15</w:t>
          </w:r>
          <w:r>
            <w:fldChar w:fldCharType="end"/>
          </w:r>
          <w:r>
            <w:rPr>
              <w:rFonts w:hint="eastAsia" w:ascii="宋体" w:hAnsi="宋体" w:eastAsia="宋体" w:cs="宋体"/>
              <w:szCs w:val="21"/>
            </w:rPr>
            <w:fldChar w:fldCharType="end"/>
          </w:r>
        </w:p>
        <w:p>
          <w:pPr>
            <w:pStyle w:val="17"/>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_Toc207 </w:instrText>
          </w:r>
          <w:r>
            <w:rPr>
              <w:rFonts w:hint="eastAsia" w:ascii="宋体" w:hAnsi="宋体" w:eastAsia="宋体" w:cs="宋体"/>
              <w:szCs w:val="21"/>
            </w:rPr>
            <w:fldChar w:fldCharType="separate"/>
          </w:r>
          <w:r>
            <w:rPr>
              <w:rFonts w:hint="default"/>
              <w:lang w:val="en-US" w:eastAsia="zh-CN"/>
            </w:rPr>
            <w:t xml:space="preserve">4.1. </w:t>
          </w:r>
          <w:r>
            <w:rPr>
              <w:rFonts w:hint="eastAsia"/>
              <w:lang w:val="en-US" w:eastAsia="zh-CN"/>
            </w:rPr>
            <w:t>外部接口定义</w:t>
          </w:r>
          <w:r>
            <w:tab/>
          </w:r>
          <w:r>
            <w:fldChar w:fldCharType="begin"/>
          </w:r>
          <w:r>
            <w:instrText xml:space="preserve"> PAGEREF _Toc207 </w:instrText>
          </w:r>
          <w:r>
            <w:fldChar w:fldCharType="separate"/>
          </w:r>
          <w:r>
            <w:t>15</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_Toc6548 </w:instrText>
          </w:r>
          <w:r>
            <w:rPr>
              <w:rFonts w:hint="eastAsia" w:ascii="宋体" w:hAnsi="宋体" w:eastAsia="宋体" w:cs="宋体"/>
              <w:szCs w:val="21"/>
            </w:rPr>
            <w:fldChar w:fldCharType="separate"/>
          </w:r>
          <w:r>
            <w:rPr>
              <w:rFonts w:hint="default"/>
              <w:lang w:val="en-US" w:eastAsia="zh-CN"/>
            </w:rPr>
            <w:t xml:space="preserve">4.1.1. </w:t>
          </w:r>
          <w:r>
            <w:rPr>
              <w:rFonts w:hint="eastAsia"/>
              <w:lang w:val="en-US" w:eastAsia="zh-CN"/>
            </w:rPr>
            <w:t>台车控制板</w:t>
          </w:r>
          <w:r>
            <w:tab/>
          </w:r>
          <w:r>
            <w:fldChar w:fldCharType="begin"/>
          </w:r>
          <w:r>
            <w:instrText xml:space="preserve"> PAGEREF _Toc6548 </w:instrText>
          </w:r>
          <w:r>
            <w:fldChar w:fldCharType="separate"/>
          </w:r>
          <w:r>
            <w:t>15</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_Toc15529 </w:instrText>
          </w:r>
          <w:r>
            <w:rPr>
              <w:rFonts w:hint="eastAsia" w:ascii="宋体" w:hAnsi="宋体" w:eastAsia="宋体" w:cs="宋体"/>
              <w:szCs w:val="21"/>
            </w:rPr>
            <w:fldChar w:fldCharType="separate"/>
          </w:r>
          <w:r>
            <w:rPr>
              <w:rFonts w:hint="default"/>
              <w:lang w:val="en-US" w:eastAsia="zh-CN"/>
            </w:rPr>
            <w:t xml:space="preserve">4.1.2. </w:t>
          </w:r>
          <w:r>
            <w:rPr>
              <w:rFonts w:hint="eastAsia"/>
              <w:lang w:val="en-US" w:eastAsia="zh-CN"/>
            </w:rPr>
            <w:t>升降控制板</w:t>
          </w:r>
          <w:r>
            <w:tab/>
          </w:r>
          <w:r>
            <w:fldChar w:fldCharType="begin"/>
          </w:r>
          <w:r>
            <w:instrText xml:space="preserve"> PAGEREF _Toc15529 </w:instrText>
          </w:r>
          <w:r>
            <w:fldChar w:fldCharType="separate"/>
          </w:r>
          <w:r>
            <w:t>16</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_Toc31726 </w:instrText>
          </w:r>
          <w:r>
            <w:rPr>
              <w:rFonts w:hint="eastAsia" w:ascii="宋体" w:hAnsi="宋体" w:eastAsia="宋体" w:cs="宋体"/>
              <w:szCs w:val="21"/>
            </w:rPr>
            <w:fldChar w:fldCharType="separate"/>
          </w:r>
          <w:r>
            <w:rPr>
              <w:rFonts w:hint="default"/>
              <w:lang w:val="en-US" w:eastAsia="zh-CN"/>
            </w:rPr>
            <w:t xml:space="preserve">4.1.3. </w:t>
          </w:r>
          <w:r>
            <w:rPr>
              <w:rFonts w:hint="eastAsia"/>
              <w:lang w:val="en-US" w:eastAsia="zh-CN"/>
            </w:rPr>
            <w:t>末端控制板及末端灯板</w:t>
          </w:r>
          <w:r>
            <w:tab/>
          </w:r>
          <w:r>
            <w:fldChar w:fldCharType="begin"/>
          </w:r>
          <w:r>
            <w:instrText xml:space="preserve"> PAGEREF _Toc31726 </w:instrText>
          </w:r>
          <w:r>
            <w:fldChar w:fldCharType="separate"/>
          </w:r>
          <w:r>
            <w:t>17</w:t>
          </w:r>
          <w:r>
            <w:fldChar w:fldCharType="end"/>
          </w:r>
          <w:r>
            <w:rPr>
              <w:rFonts w:hint="eastAsia" w:ascii="宋体" w:hAnsi="宋体" w:eastAsia="宋体" w:cs="宋体"/>
              <w:szCs w:val="21"/>
            </w:rPr>
            <w:fldChar w:fldCharType="end"/>
          </w:r>
        </w:p>
        <w:p>
          <w:pPr>
            <w:pStyle w:val="16"/>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_Toc12933 </w:instrText>
          </w:r>
          <w:r>
            <w:rPr>
              <w:rFonts w:hint="eastAsia" w:ascii="宋体" w:hAnsi="宋体" w:eastAsia="宋体" w:cs="宋体"/>
              <w:szCs w:val="21"/>
            </w:rPr>
            <w:fldChar w:fldCharType="separate"/>
          </w:r>
          <w:r>
            <w:rPr>
              <w:rFonts w:hint="default"/>
              <w:lang w:val="en-US" w:eastAsia="zh-CN"/>
            </w:rPr>
            <w:t xml:space="preserve">5. </w:t>
          </w:r>
          <w:r>
            <w:rPr>
              <w:rFonts w:hint="eastAsia"/>
              <w:lang w:val="en-US" w:eastAsia="zh-CN"/>
            </w:rPr>
            <w:t>模块说明</w:t>
          </w:r>
          <w:r>
            <w:tab/>
          </w:r>
          <w:r>
            <w:fldChar w:fldCharType="begin"/>
          </w:r>
          <w:r>
            <w:instrText xml:space="preserve"> PAGEREF _Toc12933 </w:instrText>
          </w:r>
          <w:r>
            <w:fldChar w:fldCharType="separate"/>
          </w:r>
          <w:r>
            <w:t>17</w:t>
          </w:r>
          <w:r>
            <w:fldChar w:fldCharType="end"/>
          </w:r>
          <w:r>
            <w:rPr>
              <w:rFonts w:hint="eastAsia" w:ascii="宋体" w:hAnsi="宋体" w:eastAsia="宋体" w:cs="宋体"/>
              <w:szCs w:val="21"/>
            </w:rPr>
            <w:fldChar w:fldCharType="end"/>
          </w:r>
        </w:p>
        <w:p>
          <w:pPr>
            <w:pStyle w:val="17"/>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_Toc10168 </w:instrText>
          </w:r>
          <w:r>
            <w:rPr>
              <w:rFonts w:hint="eastAsia" w:ascii="宋体" w:hAnsi="宋体" w:eastAsia="宋体" w:cs="宋体"/>
              <w:szCs w:val="21"/>
            </w:rPr>
            <w:fldChar w:fldCharType="separate"/>
          </w:r>
          <w:r>
            <w:rPr>
              <w:rFonts w:hint="default"/>
              <w:lang w:val="en-US" w:eastAsia="zh-CN"/>
            </w:rPr>
            <w:t xml:space="preserve">5.1. </w:t>
          </w:r>
          <w:r>
            <w:rPr>
              <w:rFonts w:hint="eastAsia"/>
              <w:lang w:val="en-US" w:eastAsia="zh-CN"/>
            </w:rPr>
            <w:t>台车控制板</w:t>
          </w:r>
          <w:r>
            <w:tab/>
          </w:r>
          <w:r>
            <w:fldChar w:fldCharType="begin"/>
          </w:r>
          <w:r>
            <w:instrText xml:space="preserve"> PAGEREF _Toc10168 </w:instrText>
          </w:r>
          <w:r>
            <w:fldChar w:fldCharType="separate"/>
          </w:r>
          <w:r>
            <w:t>17</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_Toc23206 </w:instrText>
          </w:r>
          <w:r>
            <w:rPr>
              <w:rFonts w:hint="eastAsia" w:ascii="宋体" w:hAnsi="宋体" w:eastAsia="宋体" w:cs="宋体"/>
              <w:szCs w:val="21"/>
            </w:rPr>
            <w:fldChar w:fldCharType="separate"/>
          </w:r>
          <w:r>
            <w:rPr>
              <w:rFonts w:hint="default"/>
              <w:lang w:val="en-US" w:eastAsia="zh-CN"/>
            </w:rPr>
            <w:t xml:space="preserve">5.1.1. </w:t>
          </w:r>
          <w:r>
            <w:rPr>
              <w:rFonts w:hint="eastAsia"/>
              <w:lang w:val="en-US" w:eastAsia="zh-CN"/>
            </w:rPr>
            <w:t>STM32微控制单元模块</w:t>
          </w:r>
          <w:r>
            <w:tab/>
          </w:r>
          <w:r>
            <w:fldChar w:fldCharType="begin"/>
          </w:r>
          <w:r>
            <w:instrText xml:space="preserve"> PAGEREF _Toc23206 </w:instrText>
          </w:r>
          <w:r>
            <w:fldChar w:fldCharType="separate"/>
          </w:r>
          <w:r>
            <w:t>17</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_Toc12793 </w:instrText>
          </w:r>
          <w:r>
            <w:rPr>
              <w:rFonts w:hint="eastAsia" w:ascii="宋体" w:hAnsi="宋体" w:eastAsia="宋体" w:cs="宋体"/>
              <w:szCs w:val="21"/>
            </w:rPr>
            <w:fldChar w:fldCharType="separate"/>
          </w:r>
          <w:r>
            <w:rPr>
              <w:rFonts w:hint="default"/>
              <w:lang w:val="en-US" w:eastAsia="zh-CN"/>
            </w:rPr>
            <w:t xml:space="preserve">5.1.2. </w:t>
          </w:r>
          <w:r>
            <w:rPr>
              <w:rFonts w:hint="eastAsia"/>
              <w:lang w:val="en-US" w:eastAsia="zh-CN"/>
            </w:rPr>
            <w:t>电源模块</w:t>
          </w:r>
          <w:r>
            <w:tab/>
          </w:r>
          <w:r>
            <w:fldChar w:fldCharType="begin"/>
          </w:r>
          <w:r>
            <w:instrText xml:space="preserve"> PAGEREF _Toc12793 </w:instrText>
          </w:r>
          <w:r>
            <w:fldChar w:fldCharType="separate"/>
          </w:r>
          <w:r>
            <w:t>18</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_Toc9367 </w:instrText>
          </w:r>
          <w:r>
            <w:rPr>
              <w:rFonts w:hint="eastAsia" w:ascii="宋体" w:hAnsi="宋体" w:eastAsia="宋体" w:cs="宋体"/>
              <w:szCs w:val="21"/>
            </w:rPr>
            <w:fldChar w:fldCharType="separate"/>
          </w:r>
          <w:r>
            <w:rPr>
              <w:rFonts w:hint="default"/>
              <w:lang w:val="en-US" w:eastAsia="zh-CN"/>
            </w:rPr>
            <w:t xml:space="preserve">5.1.3. </w:t>
          </w:r>
          <w:r>
            <w:rPr>
              <w:rFonts w:hint="eastAsia"/>
              <w:lang w:val="en-US" w:eastAsia="zh-CN"/>
            </w:rPr>
            <w:t>机械臂电源开关模块</w:t>
          </w:r>
          <w:r>
            <w:tab/>
          </w:r>
          <w:r>
            <w:fldChar w:fldCharType="begin"/>
          </w:r>
          <w:r>
            <w:instrText xml:space="preserve"> PAGEREF _Toc9367 </w:instrText>
          </w:r>
          <w:r>
            <w:fldChar w:fldCharType="separate"/>
          </w:r>
          <w:r>
            <w:t>19</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_Toc18471 </w:instrText>
          </w:r>
          <w:r>
            <w:rPr>
              <w:rFonts w:hint="eastAsia" w:ascii="宋体" w:hAnsi="宋体" w:eastAsia="宋体" w:cs="宋体"/>
              <w:szCs w:val="21"/>
            </w:rPr>
            <w:fldChar w:fldCharType="separate"/>
          </w:r>
          <w:r>
            <w:rPr>
              <w:rFonts w:hint="default"/>
              <w:lang w:val="en-US" w:eastAsia="zh-CN"/>
            </w:rPr>
            <w:t xml:space="preserve">5.1.4. </w:t>
          </w:r>
          <w:r>
            <w:rPr>
              <w:rFonts w:hint="eastAsia"/>
              <w:lang w:val="en-US" w:eastAsia="zh-CN"/>
            </w:rPr>
            <w:t>UPS通讯模块</w:t>
          </w:r>
          <w:r>
            <w:tab/>
          </w:r>
          <w:r>
            <w:fldChar w:fldCharType="begin"/>
          </w:r>
          <w:r>
            <w:instrText xml:space="preserve"> PAGEREF _Toc18471 </w:instrText>
          </w:r>
          <w:r>
            <w:fldChar w:fldCharType="separate"/>
          </w:r>
          <w:r>
            <w:t>20</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_Toc31659 </w:instrText>
          </w:r>
          <w:r>
            <w:rPr>
              <w:rFonts w:hint="eastAsia" w:ascii="宋体" w:hAnsi="宋体" w:eastAsia="宋体" w:cs="宋体"/>
              <w:szCs w:val="21"/>
            </w:rPr>
            <w:fldChar w:fldCharType="separate"/>
          </w:r>
          <w:r>
            <w:rPr>
              <w:rFonts w:hint="default"/>
              <w:lang w:val="en-US" w:eastAsia="zh-CN"/>
            </w:rPr>
            <w:t xml:space="preserve">5.1.5. </w:t>
          </w:r>
          <w:r>
            <w:rPr>
              <w:rFonts w:hint="eastAsia"/>
              <w:lang w:val="en-US" w:eastAsia="zh-CN"/>
            </w:rPr>
            <w:t>工作站工作状态检测模块</w:t>
          </w:r>
          <w:r>
            <w:tab/>
          </w:r>
          <w:r>
            <w:fldChar w:fldCharType="begin"/>
          </w:r>
          <w:r>
            <w:instrText xml:space="preserve"> PAGEREF _Toc31659 </w:instrText>
          </w:r>
          <w:r>
            <w:fldChar w:fldCharType="separate"/>
          </w:r>
          <w:r>
            <w:t>21</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_Toc5429 </w:instrText>
          </w:r>
          <w:r>
            <w:rPr>
              <w:rFonts w:hint="eastAsia" w:ascii="宋体" w:hAnsi="宋体" w:eastAsia="宋体" w:cs="宋体"/>
              <w:szCs w:val="21"/>
            </w:rPr>
            <w:fldChar w:fldCharType="separate"/>
          </w:r>
          <w:r>
            <w:rPr>
              <w:rFonts w:hint="default"/>
              <w:lang w:val="en-US" w:eastAsia="zh-CN"/>
            </w:rPr>
            <w:t xml:space="preserve">5.1.6. </w:t>
          </w:r>
          <w:r>
            <w:rPr>
              <w:rFonts w:hint="eastAsia"/>
              <w:lang w:val="en-US" w:eastAsia="zh-CN"/>
            </w:rPr>
            <w:t>指示灯模块</w:t>
          </w:r>
          <w:r>
            <w:tab/>
          </w:r>
          <w:r>
            <w:fldChar w:fldCharType="begin"/>
          </w:r>
          <w:r>
            <w:instrText xml:space="preserve"> PAGEREF _Toc5429 </w:instrText>
          </w:r>
          <w:r>
            <w:fldChar w:fldCharType="separate"/>
          </w:r>
          <w:r>
            <w:t>21</w:t>
          </w:r>
          <w:r>
            <w:fldChar w:fldCharType="end"/>
          </w:r>
          <w:r>
            <w:rPr>
              <w:rFonts w:hint="eastAsia" w:ascii="宋体" w:hAnsi="宋体" w:eastAsia="宋体" w:cs="宋体"/>
              <w:szCs w:val="21"/>
            </w:rPr>
            <w:fldChar w:fldCharType="end"/>
          </w:r>
        </w:p>
        <w:p>
          <w:pPr>
            <w:pStyle w:val="17"/>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_Toc16456 </w:instrText>
          </w:r>
          <w:r>
            <w:rPr>
              <w:rFonts w:hint="eastAsia" w:ascii="宋体" w:hAnsi="宋体" w:eastAsia="宋体" w:cs="宋体"/>
              <w:szCs w:val="21"/>
            </w:rPr>
            <w:fldChar w:fldCharType="separate"/>
          </w:r>
          <w:r>
            <w:rPr>
              <w:rFonts w:hint="default"/>
              <w:lang w:val="en-US" w:eastAsia="zh-CN"/>
            </w:rPr>
            <w:t xml:space="preserve">5.2. </w:t>
          </w:r>
          <w:r>
            <w:rPr>
              <w:rFonts w:hint="eastAsia"/>
              <w:lang w:val="en-US" w:eastAsia="zh-CN"/>
            </w:rPr>
            <w:t>升降控制板</w:t>
          </w:r>
          <w:r>
            <w:tab/>
          </w:r>
          <w:r>
            <w:fldChar w:fldCharType="begin"/>
          </w:r>
          <w:r>
            <w:instrText xml:space="preserve"> PAGEREF _Toc16456 </w:instrText>
          </w:r>
          <w:r>
            <w:fldChar w:fldCharType="separate"/>
          </w:r>
          <w:r>
            <w:t>22</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_Toc23590 </w:instrText>
          </w:r>
          <w:r>
            <w:rPr>
              <w:rFonts w:hint="eastAsia" w:ascii="宋体" w:hAnsi="宋体" w:eastAsia="宋体" w:cs="宋体"/>
              <w:szCs w:val="21"/>
            </w:rPr>
            <w:fldChar w:fldCharType="separate"/>
          </w:r>
          <w:r>
            <w:rPr>
              <w:rFonts w:hint="default"/>
              <w:lang w:val="en-US" w:eastAsia="zh-CN"/>
            </w:rPr>
            <w:t xml:space="preserve">5.2.1. </w:t>
          </w:r>
          <w:r>
            <w:rPr>
              <w:rFonts w:hint="eastAsia"/>
              <w:lang w:val="en-US" w:eastAsia="zh-CN"/>
            </w:rPr>
            <w:t>STM32微控制单元模块</w:t>
          </w:r>
          <w:r>
            <w:tab/>
          </w:r>
          <w:r>
            <w:fldChar w:fldCharType="begin"/>
          </w:r>
          <w:r>
            <w:instrText xml:space="preserve"> PAGEREF _Toc23590 </w:instrText>
          </w:r>
          <w:r>
            <w:fldChar w:fldCharType="separate"/>
          </w:r>
          <w:r>
            <w:t>22</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_Toc25786 </w:instrText>
          </w:r>
          <w:r>
            <w:rPr>
              <w:rFonts w:hint="eastAsia" w:ascii="宋体" w:hAnsi="宋体" w:eastAsia="宋体" w:cs="宋体"/>
              <w:szCs w:val="21"/>
            </w:rPr>
            <w:fldChar w:fldCharType="separate"/>
          </w:r>
          <w:r>
            <w:rPr>
              <w:rFonts w:hint="default"/>
            </w:rPr>
            <w:t xml:space="preserve">5.2.2. </w:t>
          </w:r>
          <w:r>
            <w:rPr>
              <w:rFonts w:hint="eastAsia"/>
            </w:rPr>
            <w:t>电源模块</w:t>
          </w:r>
          <w:r>
            <w:tab/>
          </w:r>
          <w:r>
            <w:fldChar w:fldCharType="begin"/>
          </w:r>
          <w:r>
            <w:instrText xml:space="preserve"> PAGEREF _Toc25786 </w:instrText>
          </w:r>
          <w:r>
            <w:fldChar w:fldCharType="separate"/>
          </w:r>
          <w:r>
            <w:t>23</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_Toc4446 </w:instrText>
          </w:r>
          <w:r>
            <w:rPr>
              <w:rFonts w:hint="eastAsia" w:ascii="宋体" w:hAnsi="宋体" w:eastAsia="宋体" w:cs="宋体"/>
              <w:szCs w:val="21"/>
            </w:rPr>
            <w:fldChar w:fldCharType="separate"/>
          </w:r>
          <w:r>
            <w:rPr>
              <w:rFonts w:hint="default"/>
              <w:lang w:val="en-US" w:eastAsia="zh-CN"/>
            </w:rPr>
            <w:t xml:space="preserve">5.2.3. </w:t>
          </w:r>
          <w:r>
            <w:rPr>
              <w:rFonts w:hint="eastAsia"/>
              <w:lang w:val="en-US" w:eastAsia="zh-CN"/>
            </w:rPr>
            <w:t>加速度传感器模块</w:t>
          </w:r>
          <w:r>
            <w:tab/>
          </w:r>
          <w:r>
            <w:fldChar w:fldCharType="begin"/>
          </w:r>
          <w:r>
            <w:instrText xml:space="preserve"> PAGEREF _Toc4446 </w:instrText>
          </w:r>
          <w:r>
            <w:fldChar w:fldCharType="separate"/>
          </w:r>
          <w:r>
            <w:t>23</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_Toc29300 </w:instrText>
          </w:r>
          <w:r>
            <w:rPr>
              <w:rFonts w:hint="eastAsia" w:ascii="宋体" w:hAnsi="宋体" w:eastAsia="宋体" w:cs="宋体"/>
              <w:szCs w:val="21"/>
            </w:rPr>
            <w:fldChar w:fldCharType="separate"/>
          </w:r>
          <w:r>
            <w:rPr>
              <w:rFonts w:hint="default"/>
              <w:lang w:val="en-US" w:eastAsia="zh-CN"/>
            </w:rPr>
            <w:t xml:space="preserve">5.2.4. </w:t>
          </w:r>
          <w:r>
            <w:rPr>
              <w:rFonts w:hint="eastAsia"/>
              <w:lang w:val="en-US" w:eastAsia="zh-CN"/>
            </w:rPr>
            <w:t>UART串口通讯模块</w:t>
          </w:r>
          <w:r>
            <w:tab/>
          </w:r>
          <w:r>
            <w:fldChar w:fldCharType="begin"/>
          </w:r>
          <w:r>
            <w:instrText xml:space="preserve"> PAGEREF _Toc29300 </w:instrText>
          </w:r>
          <w:r>
            <w:fldChar w:fldCharType="separate"/>
          </w:r>
          <w:r>
            <w:t>24</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_Toc4963 </w:instrText>
          </w:r>
          <w:r>
            <w:rPr>
              <w:rFonts w:hint="eastAsia" w:ascii="宋体" w:hAnsi="宋体" w:eastAsia="宋体" w:cs="宋体"/>
              <w:szCs w:val="21"/>
            </w:rPr>
            <w:fldChar w:fldCharType="separate"/>
          </w:r>
          <w:r>
            <w:rPr>
              <w:rFonts w:hint="default"/>
              <w:lang w:val="en-US" w:eastAsia="zh-CN"/>
            </w:rPr>
            <w:t xml:space="preserve">5.2.5. </w:t>
          </w:r>
          <w:r>
            <w:rPr>
              <w:rFonts w:hint="eastAsia"/>
              <w:lang w:val="en-US" w:eastAsia="zh-CN"/>
            </w:rPr>
            <w:t>按键输入检测模块</w:t>
          </w:r>
          <w:r>
            <w:tab/>
          </w:r>
          <w:r>
            <w:fldChar w:fldCharType="begin"/>
          </w:r>
          <w:r>
            <w:instrText xml:space="preserve"> PAGEREF _Toc4963 </w:instrText>
          </w:r>
          <w:r>
            <w:fldChar w:fldCharType="separate"/>
          </w:r>
          <w:r>
            <w:t>25</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_Toc20652 </w:instrText>
          </w:r>
          <w:r>
            <w:rPr>
              <w:rFonts w:hint="eastAsia" w:ascii="宋体" w:hAnsi="宋体" w:eastAsia="宋体" w:cs="宋体"/>
              <w:szCs w:val="21"/>
            </w:rPr>
            <w:fldChar w:fldCharType="separate"/>
          </w:r>
          <w:r>
            <w:rPr>
              <w:rFonts w:hint="default"/>
              <w:lang w:val="en-US" w:eastAsia="zh-CN"/>
            </w:rPr>
            <w:t xml:space="preserve">5.2.6. </w:t>
          </w:r>
          <w:r>
            <w:rPr>
              <w:rFonts w:hint="eastAsia"/>
              <w:lang w:val="en-US" w:eastAsia="zh-CN"/>
            </w:rPr>
            <w:t>立柱驱动和电流传感器模块</w:t>
          </w:r>
          <w:r>
            <w:tab/>
          </w:r>
          <w:r>
            <w:fldChar w:fldCharType="begin"/>
          </w:r>
          <w:r>
            <w:instrText xml:space="preserve"> PAGEREF _Toc20652 </w:instrText>
          </w:r>
          <w:r>
            <w:fldChar w:fldCharType="separate"/>
          </w:r>
          <w:r>
            <w:t>26</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_Toc12930 </w:instrText>
          </w:r>
          <w:r>
            <w:rPr>
              <w:rFonts w:hint="eastAsia" w:ascii="宋体" w:hAnsi="宋体" w:eastAsia="宋体" w:cs="宋体"/>
              <w:szCs w:val="21"/>
            </w:rPr>
            <w:fldChar w:fldCharType="separate"/>
          </w:r>
          <w:r>
            <w:rPr>
              <w:rFonts w:hint="default"/>
              <w:lang w:val="en-US" w:eastAsia="zh-CN"/>
            </w:rPr>
            <w:t xml:space="preserve">5.2.7. </w:t>
          </w:r>
          <w:r>
            <w:rPr>
              <w:rFonts w:hint="eastAsia"/>
              <w:lang w:val="en-US" w:eastAsia="zh-CN"/>
            </w:rPr>
            <w:t>运动互锁模块</w:t>
          </w:r>
          <w:r>
            <w:tab/>
          </w:r>
          <w:r>
            <w:fldChar w:fldCharType="begin"/>
          </w:r>
          <w:r>
            <w:instrText xml:space="preserve"> PAGEREF _Toc12930 </w:instrText>
          </w:r>
          <w:r>
            <w:fldChar w:fldCharType="separate"/>
          </w:r>
          <w:r>
            <w:t>27</w:t>
          </w:r>
          <w:r>
            <w:fldChar w:fldCharType="end"/>
          </w:r>
          <w:r>
            <w:rPr>
              <w:rFonts w:hint="eastAsia" w:ascii="宋体" w:hAnsi="宋体" w:eastAsia="宋体" w:cs="宋体"/>
              <w:szCs w:val="21"/>
            </w:rPr>
            <w:fldChar w:fldCharType="end"/>
          </w:r>
        </w:p>
        <w:p>
          <w:pPr>
            <w:pStyle w:val="17"/>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_Toc4643 </w:instrText>
          </w:r>
          <w:r>
            <w:rPr>
              <w:rFonts w:hint="eastAsia" w:ascii="宋体" w:hAnsi="宋体" w:eastAsia="宋体" w:cs="宋体"/>
              <w:szCs w:val="21"/>
            </w:rPr>
            <w:fldChar w:fldCharType="separate"/>
          </w:r>
          <w:r>
            <w:rPr>
              <w:rFonts w:hint="default"/>
              <w:lang w:val="en-US" w:eastAsia="zh-CN"/>
            </w:rPr>
            <w:t xml:space="preserve">5.3. </w:t>
          </w:r>
          <w:r>
            <w:rPr>
              <w:rFonts w:hint="eastAsia"/>
              <w:lang w:val="en-US" w:eastAsia="zh-CN"/>
            </w:rPr>
            <w:t>末端控制板及末端灯板</w:t>
          </w:r>
          <w:r>
            <w:tab/>
          </w:r>
          <w:r>
            <w:fldChar w:fldCharType="begin"/>
          </w:r>
          <w:r>
            <w:instrText xml:space="preserve"> PAGEREF _Toc4643 </w:instrText>
          </w:r>
          <w:r>
            <w:fldChar w:fldCharType="separate"/>
          </w:r>
          <w:r>
            <w:t>28</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_Toc11590 </w:instrText>
          </w:r>
          <w:r>
            <w:rPr>
              <w:rFonts w:hint="eastAsia" w:ascii="宋体" w:hAnsi="宋体" w:eastAsia="宋体" w:cs="宋体"/>
              <w:szCs w:val="21"/>
            </w:rPr>
            <w:fldChar w:fldCharType="separate"/>
          </w:r>
          <w:r>
            <w:rPr>
              <w:rFonts w:hint="default"/>
              <w:lang w:val="en-US" w:eastAsia="zh-CN"/>
            </w:rPr>
            <w:t xml:space="preserve">5.3.1. </w:t>
          </w:r>
          <w:r>
            <w:rPr>
              <w:rFonts w:hint="eastAsia"/>
              <w:lang w:val="en-US" w:eastAsia="zh-CN"/>
            </w:rPr>
            <w:t>STM8微控制单元模块</w:t>
          </w:r>
          <w:r>
            <w:tab/>
          </w:r>
          <w:r>
            <w:fldChar w:fldCharType="begin"/>
          </w:r>
          <w:r>
            <w:instrText xml:space="preserve"> PAGEREF _Toc11590 </w:instrText>
          </w:r>
          <w:r>
            <w:fldChar w:fldCharType="separate"/>
          </w:r>
          <w:r>
            <w:t>28</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_Toc4476 </w:instrText>
          </w:r>
          <w:r>
            <w:rPr>
              <w:rFonts w:hint="eastAsia" w:ascii="宋体" w:hAnsi="宋体" w:eastAsia="宋体" w:cs="宋体"/>
              <w:szCs w:val="21"/>
            </w:rPr>
            <w:fldChar w:fldCharType="separate"/>
          </w:r>
          <w:r>
            <w:rPr>
              <w:rFonts w:hint="default"/>
              <w:lang w:val="en-US" w:eastAsia="zh-CN"/>
            </w:rPr>
            <w:t xml:space="preserve">5.3.2. </w:t>
          </w:r>
          <w:r>
            <w:rPr>
              <w:rFonts w:hint="eastAsia"/>
              <w:lang w:val="en-US" w:eastAsia="zh-CN"/>
            </w:rPr>
            <w:t>电源模块</w:t>
          </w:r>
          <w:r>
            <w:tab/>
          </w:r>
          <w:r>
            <w:fldChar w:fldCharType="begin"/>
          </w:r>
          <w:r>
            <w:instrText xml:space="preserve"> PAGEREF _Toc4476 </w:instrText>
          </w:r>
          <w:r>
            <w:fldChar w:fldCharType="separate"/>
          </w:r>
          <w:r>
            <w:t>29</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_Toc22761 </w:instrText>
          </w:r>
          <w:r>
            <w:rPr>
              <w:rFonts w:hint="eastAsia" w:ascii="宋体" w:hAnsi="宋体" w:eastAsia="宋体" w:cs="宋体"/>
              <w:szCs w:val="21"/>
            </w:rPr>
            <w:fldChar w:fldCharType="separate"/>
          </w:r>
          <w:r>
            <w:rPr>
              <w:rFonts w:hint="default"/>
              <w:lang w:val="en-US" w:eastAsia="zh-CN"/>
            </w:rPr>
            <w:t xml:space="preserve">5.3.3. </w:t>
          </w:r>
          <w:r>
            <w:rPr>
              <w:rFonts w:hint="eastAsia"/>
              <w:lang w:val="en-US" w:eastAsia="zh-CN"/>
            </w:rPr>
            <w:t>按键模块</w:t>
          </w:r>
          <w:r>
            <w:tab/>
          </w:r>
          <w:r>
            <w:fldChar w:fldCharType="begin"/>
          </w:r>
          <w:r>
            <w:instrText xml:space="preserve"> PAGEREF _Toc22761 </w:instrText>
          </w:r>
          <w:r>
            <w:fldChar w:fldCharType="separate"/>
          </w:r>
          <w:r>
            <w:t>30</w:t>
          </w:r>
          <w:r>
            <w:fldChar w:fldCharType="end"/>
          </w:r>
          <w:r>
            <w:rPr>
              <w:rFonts w:hint="eastAsia" w:ascii="宋体" w:hAnsi="宋体" w:eastAsia="宋体" w:cs="宋体"/>
              <w:szCs w:val="21"/>
            </w:rPr>
            <w:fldChar w:fldCharType="end"/>
          </w:r>
        </w:p>
        <w:p>
          <w:pPr>
            <w:pStyle w:val="13"/>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_Toc10149 </w:instrText>
          </w:r>
          <w:r>
            <w:rPr>
              <w:rFonts w:hint="eastAsia" w:ascii="宋体" w:hAnsi="宋体" w:eastAsia="宋体" w:cs="宋体"/>
              <w:szCs w:val="21"/>
            </w:rPr>
            <w:fldChar w:fldCharType="separate"/>
          </w:r>
          <w:r>
            <w:rPr>
              <w:rFonts w:hint="default"/>
            </w:rPr>
            <w:t xml:space="preserve">5.3.4. </w:t>
          </w:r>
          <w:r>
            <w:rPr>
              <w:rFonts w:hint="eastAsia"/>
            </w:rPr>
            <w:t>末端灯板控制模块</w:t>
          </w:r>
          <w:r>
            <w:tab/>
          </w:r>
          <w:r>
            <w:fldChar w:fldCharType="begin"/>
          </w:r>
          <w:r>
            <w:instrText xml:space="preserve"> PAGEREF _Toc10149 </w:instrText>
          </w:r>
          <w:r>
            <w:fldChar w:fldCharType="separate"/>
          </w:r>
          <w:r>
            <w:t>31</w:t>
          </w:r>
          <w:r>
            <w:fldChar w:fldCharType="end"/>
          </w:r>
          <w:r>
            <w:rPr>
              <w:rFonts w:hint="eastAsia" w:ascii="宋体" w:hAnsi="宋体" w:eastAsia="宋体" w:cs="宋体"/>
              <w:szCs w:val="21"/>
            </w:rPr>
            <w:fldChar w:fldCharType="end"/>
          </w:r>
        </w:p>
        <w:p>
          <w:pPr>
            <w:pStyle w:val="16"/>
            <w:tabs>
              <w:tab w:val="right" w:leader="dot" w:pos="8306"/>
            </w:tabs>
          </w:pPr>
          <w:r>
            <w:rPr>
              <w:rFonts w:hint="eastAsia" w:ascii="宋体" w:hAnsi="宋体" w:eastAsia="宋体" w:cs="宋体"/>
              <w:szCs w:val="21"/>
            </w:rPr>
            <w:fldChar w:fldCharType="begin"/>
          </w:r>
          <w:r>
            <w:rPr>
              <w:rFonts w:hint="eastAsia" w:ascii="宋体" w:hAnsi="宋体" w:eastAsia="宋体" w:cs="宋体"/>
              <w:szCs w:val="21"/>
            </w:rPr>
            <w:instrText xml:space="preserve"> HYPERLINK \l _Toc2260 </w:instrText>
          </w:r>
          <w:r>
            <w:rPr>
              <w:rFonts w:hint="eastAsia" w:ascii="宋体" w:hAnsi="宋体" w:eastAsia="宋体" w:cs="宋体"/>
              <w:szCs w:val="21"/>
            </w:rPr>
            <w:fldChar w:fldCharType="separate"/>
          </w:r>
          <w:r>
            <w:rPr>
              <w:rFonts w:hint="default"/>
              <w:lang w:val="en-US" w:eastAsia="zh-CN"/>
            </w:rPr>
            <w:t xml:space="preserve">6. </w:t>
          </w:r>
          <w:r>
            <w:rPr>
              <w:rFonts w:hint="eastAsia"/>
              <w:lang w:val="en-US" w:eastAsia="zh-CN"/>
            </w:rPr>
            <w:t>性能说明</w:t>
          </w:r>
          <w:r>
            <w:tab/>
          </w:r>
          <w:r>
            <w:fldChar w:fldCharType="begin"/>
          </w:r>
          <w:r>
            <w:instrText xml:space="preserve"> PAGEREF _Toc2260 </w:instrText>
          </w:r>
          <w:r>
            <w:fldChar w:fldCharType="separate"/>
          </w:r>
          <w:r>
            <w:t>32</w:t>
          </w:r>
          <w:r>
            <w:fldChar w:fldCharType="end"/>
          </w:r>
          <w:r>
            <w:rPr>
              <w:rFonts w:hint="eastAsia" w:ascii="宋体" w:hAnsi="宋体" w:eastAsia="宋体" w:cs="宋体"/>
              <w:szCs w:val="21"/>
            </w:rP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rPr>
            <w:sectPr>
              <w:footerReference r:id="rId13"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r>
            <w:rPr>
              <w:rFonts w:hint="eastAsia" w:ascii="宋体" w:hAnsi="宋体" w:eastAsia="宋体" w:cs="宋体"/>
              <w:szCs w:val="21"/>
            </w:rPr>
            <w:fldChar w:fldCharType="end"/>
          </w:r>
        </w:p>
      </w:sdtContent>
    </w:sdt>
    <w:p>
      <w:pPr>
        <w:pStyle w:val="2"/>
        <w:bidi w:val="0"/>
        <w:rPr>
          <w:rFonts w:hint="eastAsia"/>
          <w:lang w:val="en-US" w:eastAsia="zh-CN"/>
        </w:rPr>
      </w:pPr>
      <w:bookmarkStart w:id="1" w:name="_Toc30020"/>
      <w:r>
        <w:rPr>
          <w:rFonts w:hint="eastAsia"/>
          <w:lang w:val="en-US" w:eastAsia="zh-CN"/>
        </w:rPr>
        <w:t>引言</w:t>
      </w:r>
      <w:bookmarkEnd w:id="0"/>
      <w:bookmarkEnd w:id="1"/>
    </w:p>
    <w:p>
      <w:pPr>
        <w:pStyle w:val="3"/>
        <w:bidi w:val="0"/>
        <w:rPr>
          <w:rFonts w:hint="eastAsia"/>
          <w:lang w:val="en-US" w:eastAsia="zh-CN"/>
        </w:rPr>
      </w:pPr>
      <w:bookmarkStart w:id="2" w:name="_Toc32205"/>
      <w:bookmarkStart w:id="3" w:name="_Toc24929"/>
      <w:bookmarkStart w:id="4" w:name="_Toc6552"/>
      <w:r>
        <w:rPr>
          <w:rFonts w:hint="eastAsia"/>
          <w:lang w:val="en-US" w:eastAsia="zh-CN"/>
        </w:rPr>
        <w:t>编写目的</w:t>
      </w:r>
      <w:bookmarkEnd w:id="2"/>
      <w:bookmarkEnd w:id="3"/>
      <w:bookmarkEnd w:id="4"/>
    </w:p>
    <w:p>
      <w:pPr>
        <w:pageBreakBefore w:val="0"/>
        <w:kinsoku/>
        <w:wordWrap/>
        <w:overflowPunct/>
        <w:topLinePunct w:val="0"/>
        <w:autoSpaceDE/>
        <w:autoSpaceDN/>
        <w:bidi w:val="0"/>
        <w:adjustRightInd/>
        <w:spacing w:line="360" w:lineRule="auto"/>
        <w:ind w:firstLine="360"/>
        <w:textAlignment w:val="auto"/>
        <w:rPr>
          <w:rFonts w:hint="eastAsia" w:ascii="宋体" w:hAnsi="宋体" w:eastAsia="宋体" w:cs="宋体"/>
          <w:szCs w:val="21"/>
        </w:rPr>
      </w:pPr>
      <w:r>
        <w:rPr>
          <w:rFonts w:hint="eastAsia" w:ascii="宋体" w:hAnsi="宋体" w:eastAsia="宋体" w:cs="宋体"/>
        </w:rPr>
        <w:t>为了规范及保证</w:t>
      </w:r>
      <w:r>
        <w:rPr>
          <w:rFonts w:hint="eastAsia" w:cs="宋体"/>
          <w:lang w:eastAsia="zh-CN"/>
        </w:rPr>
        <w:t>MS-002</w:t>
      </w:r>
      <w:r>
        <w:rPr>
          <w:rFonts w:hint="eastAsia" w:ascii="宋体" w:hAnsi="宋体" w:eastAsia="宋体" w:cs="宋体"/>
        </w:rPr>
        <w:t>项目工作合理有序</w:t>
      </w:r>
      <w:r>
        <w:rPr>
          <w:rFonts w:hint="eastAsia" w:cs="宋体"/>
          <w:lang w:val="en-US" w:eastAsia="zh-CN"/>
        </w:rPr>
        <w:t>地</w:t>
      </w:r>
      <w:r>
        <w:rPr>
          <w:rFonts w:hint="eastAsia" w:ascii="宋体" w:hAnsi="宋体" w:eastAsia="宋体" w:cs="宋体"/>
        </w:rPr>
        <w:t>开展，</w:t>
      </w:r>
      <w:r>
        <w:rPr>
          <w:rFonts w:hint="eastAsia" w:ascii="宋体" w:hAnsi="宋体" w:eastAsia="宋体" w:cs="宋体"/>
          <w:szCs w:val="21"/>
        </w:rPr>
        <w:t>作一个任务目标的阐述和总体系统框架结构的设计，明确系统处理流程、各个模块及模块之间的关联</w:t>
      </w:r>
      <w:r>
        <w:rPr>
          <w:rFonts w:hint="eastAsia" w:cs="宋体"/>
          <w:szCs w:val="21"/>
          <w:lang w:eastAsia="zh-CN"/>
        </w:rPr>
        <w:t>，</w:t>
      </w:r>
      <w:r>
        <w:rPr>
          <w:rFonts w:hint="eastAsia" w:ascii="宋体" w:hAnsi="宋体" w:eastAsia="宋体" w:cs="宋体"/>
          <w:szCs w:val="21"/>
        </w:rPr>
        <w:t>也包括系统的内外部接口</w:t>
      </w:r>
      <w:r>
        <w:rPr>
          <w:rFonts w:hint="eastAsia" w:cs="宋体"/>
          <w:szCs w:val="21"/>
          <w:lang w:eastAsia="zh-CN"/>
        </w:rPr>
        <w:t>，</w:t>
      </w:r>
      <w:r>
        <w:rPr>
          <w:rFonts w:hint="eastAsia" w:ascii="宋体" w:hAnsi="宋体" w:eastAsia="宋体" w:cs="宋体"/>
          <w:szCs w:val="21"/>
        </w:rPr>
        <w:t>以及其他各种主要问题的解决方案。</w:t>
      </w:r>
      <w:r>
        <w:rPr>
          <w:rFonts w:hint="eastAsia" w:ascii="宋体" w:hAnsi="宋体" w:eastAsia="宋体" w:cs="宋体"/>
          <w:szCs w:val="21"/>
          <w:lang w:val="en-US" w:eastAsia="zh-CN"/>
        </w:rPr>
        <w:t>本文档是针对硬件系统进行概要设计，将系统设计成可模块化的方案。</w:t>
      </w:r>
    </w:p>
    <w:p>
      <w:pPr>
        <w:pageBreakBefore w:val="0"/>
        <w:kinsoku/>
        <w:wordWrap/>
        <w:overflowPunct/>
        <w:topLinePunct w:val="0"/>
        <w:autoSpaceDE/>
        <w:autoSpaceDN/>
        <w:bidi w:val="0"/>
        <w:adjustRightInd/>
        <w:spacing w:line="360" w:lineRule="auto"/>
        <w:ind w:firstLine="360"/>
        <w:textAlignment w:val="auto"/>
        <w:rPr>
          <w:rFonts w:hint="eastAsia" w:ascii="宋体" w:hAnsi="宋体" w:eastAsia="宋体" w:cs="宋体"/>
        </w:rPr>
      </w:pPr>
      <w:r>
        <w:rPr>
          <w:rFonts w:hint="eastAsia" w:ascii="宋体" w:hAnsi="宋体" w:eastAsia="宋体" w:cs="宋体"/>
        </w:rPr>
        <w:t>本项目概要设计说明书用于</w:t>
      </w:r>
      <w:r>
        <w:rPr>
          <w:rFonts w:hint="eastAsia" w:ascii="宋体" w:hAnsi="宋体" w:cs="宋体"/>
          <w:lang w:val="en-US" w:eastAsia="zh-CN"/>
        </w:rPr>
        <w:t>MS-002</w:t>
      </w:r>
      <w:r>
        <w:rPr>
          <w:rFonts w:hint="eastAsia" w:ascii="宋体" w:hAnsi="宋体" w:eastAsia="宋体" w:cs="宋体"/>
        </w:rPr>
        <w:t>，并面向项目组全体成员。</w:t>
      </w:r>
    </w:p>
    <w:p>
      <w:pPr>
        <w:pStyle w:val="3"/>
        <w:bidi w:val="0"/>
        <w:rPr>
          <w:rFonts w:hint="eastAsia"/>
          <w:lang w:val="en-US" w:eastAsia="zh-CN"/>
        </w:rPr>
      </w:pPr>
      <w:bookmarkStart w:id="5" w:name="_Toc26284"/>
      <w:bookmarkStart w:id="6" w:name="_Toc32482"/>
      <w:bookmarkStart w:id="7" w:name="_Toc26671"/>
      <w:r>
        <w:rPr>
          <w:rFonts w:hint="eastAsia"/>
          <w:lang w:val="en-US" w:eastAsia="zh-CN"/>
        </w:rPr>
        <w:t>项目背景</w:t>
      </w:r>
      <w:bookmarkEnd w:id="5"/>
      <w:bookmarkEnd w:id="6"/>
      <w:bookmarkEnd w:id="7"/>
    </w:p>
    <w:p>
      <w:pPr>
        <w:pageBreakBefore w:val="0"/>
        <w:kinsoku/>
        <w:wordWrap/>
        <w:overflowPunct/>
        <w:topLinePunct w:val="0"/>
        <w:autoSpaceDE/>
        <w:autoSpaceDN/>
        <w:bidi w:val="0"/>
        <w:adjustRightInd/>
        <w:spacing w:line="360" w:lineRule="auto"/>
        <w:ind w:firstLine="360"/>
        <w:textAlignment w:val="auto"/>
        <w:rPr>
          <w:rFonts w:hint="eastAsia" w:ascii="宋体" w:hAnsi="宋体" w:cs="宋体"/>
          <w:szCs w:val="21"/>
          <w:lang w:val="en-US" w:eastAsia="zh-CN"/>
        </w:rPr>
      </w:pPr>
      <w:r>
        <w:rPr>
          <w:rFonts w:hint="eastAsia" w:ascii="宋体" w:hAnsi="宋体" w:cs="宋体"/>
          <w:szCs w:val="21"/>
          <w:lang w:val="en-US" w:eastAsia="zh-CN"/>
        </w:rPr>
        <w:t>MS-002导航台车包含PC机、显示器、双目相机、按钮、</w:t>
      </w:r>
      <w:r>
        <w:rPr>
          <w:rFonts w:hint="eastAsia" w:cs="宋体"/>
          <w:szCs w:val="21"/>
          <w:lang w:val="en-US" w:eastAsia="zh-CN"/>
        </w:rPr>
        <w:t>视频无线发送器、</w:t>
      </w:r>
      <w:r>
        <w:rPr>
          <w:rFonts w:hint="eastAsia" w:ascii="宋体" w:hAnsi="宋体" w:cs="宋体"/>
          <w:szCs w:val="21"/>
          <w:lang w:val="en-US" w:eastAsia="zh-CN"/>
        </w:rPr>
        <w:t>台车控制板以及电源。</w:t>
      </w:r>
    </w:p>
    <w:p>
      <w:pPr>
        <w:pageBreakBefore w:val="0"/>
        <w:kinsoku/>
        <w:wordWrap/>
        <w:overflowPunct/>
        <w:topLinePunct w:val="0"/>
        <w:autoSpaceDE/>
        <w:autoSpaceDN/>
        <w:bidi w:val="0"/>
        <w:adjustRightInd/>
        <w:spacing w:line="360" w:lineRule="auto"/>
        <w:ind w:firstLine="360"/>
        <w:textAlignment w:val="auto"/>
        <w:rPr>
          <w:rFonts w:hint="eastAsia" w:ascii="宋体" w:hAnsi="宋体" w:cs="宋体"/>
          <w:szCs w:val="21"/>
          <w:lang w:val="en-US" w:eastAsia="zh-CN"/>
        </w:rPr>
      </w:pPr>
      <w:r>
        <w:rPr>
          <w:rFonts w:hint="eastAsia" w:ascii="宋体" w:hAnsi="宋体" w:cs="宋体"/>
          <w:szCs w:val="21"/>
          <w:lang w:val="en-US" w:eastAsia="zh-CN"/>
        </w:rPr>
        <w:t>MS-002执行台车包含UR机械臂</w:t>
      </w:r>
      <w:r>
        <w:rPr>
          <w:rFonts w:hint="eastAsia" w:ascii="宋体" w:hAnsi="宋体" w:eastAsia="宋体" w:cs="宋体"/>
          <w:szCs w:val="21"/>
          <w:lang w:val="en-US" w:eastAsia="zh-CN"/>
        </w:rPr>
        <w:t>控制箱</w:t>
      </w:r>
      <w:r>
        <w:rPr>
          <w:rFonts w:hint="eastAsia" w:ascii="宋体" w:hAnsi="宋体" w:cs="宋体"/>
          <w:szCs w:val="21"/>
          <w:lang w:val="en-US" w:eastAsia="zh-CN"/>
        </w:rPr>
        <w:t>、按钮、台车控制板、升降控制板、末端灯板、末端控制板以及电源。</w:t>
      </w:r>
    </w:p>
    <w:p>
      <w:pPr>
        <w:pageBreakBefore w:val="0"/>
        <w:kinsoku/>
        <w:wordWrap/>
        <w:overflowPunct/>
        <w:topLinePunct w:val="0"/>
        <w:autoSpaceDE/>
        <w:autoSpaceDN/>
        <w:bidi w:val="0"/>
        <w:adjustRightInd/>
        <w:spacing w:line="360" w:lineRule="auto"/>
        <w:ind w:firstLine="360"/>
        <w:textAlignment w:val="auto"/>
        <w:rPr>
          <w:rFonts w:hint="eastAsia" w:ascii="宋体" w:hAnsi="宋体" w:cs="宋体"/>
          <w:szCs w:val="21"/>
          <w:lang w:val="en-US" w:eastAsia="zh-CN"/>
        </w:rPr>
      </w:pPr>
      <w:r>
        <w:rPr>
          <w:rFonts w:hint="eastAsia" w:ascii="宋体" w:hAnsi="宋体" w:cs="宋体"/>
          <w:szCs w:val="21"/>
          <w:lang w:val="en-US" w:eastAsia="zh-CN"/>
        </w:rPr>
        <w:t>MS-002操作台车包含显示器、鼠标键盘、按钮</w:t>
      </w:r>
      <w:r>
        <w:rPr>
          <w:rFonts w:hint="eastAsia" w:cs="宋体"/>
          <w:szCs w:val="21"/>
          <w:lang w:val="en-US" w:eastAsia="zh-CN"/>
        </w:rPr>
        <w:t>，以及视频无线接收器</w:t>
      </w:r>
      <w:r>
        <w:rPr>
          <w:rFonts w:hint="eastAsia" w:ascii="宋体" w:hAnsi="宋体" w:cs="宋体"/>
          <w:szCs w:val="21"/>
          <w:lang w:val="en-US" w:eastAsia="zh-CN"/>
        </w:rPr>
        <w:t>。</w:t>
      </w:r>
    </w:p>
    <w:p>
      <w:pPr>
        <w:pageBreakBefore w:val="0"/>
        <w:kinsoku/>
        <w:wordWrap/>
        <w:overflowPunct/>
        <w:topLinePunct w:val="0"/>
        <w:autoSpaceDE/>
        <w:autoSpaceDN/>
        <w:bidi w:val="0"/>
        <w:adjustRightInd/>
        <w:spacing w:line="360" w:lineRule="auto"/>
        <w:ind w:firstLine="360"/>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目前的手术台车的升降是通过中间一个独立的升降立柱实现的，它体积大需要占用台车中间一个较大的空间，限制了其他部件的布局，升降过程中需要对抗较大的弯矩，手术中不允许有晃动，对其自身的刚性和可靠性提了较高的要求。</w:t>
      </w:r>
    </w:p>
    <w:p>
      <w:pPr>
        <w:pageBreakBefore w:val="0"/>
        <w:kinsoku/>
        <w:wordWrap/>
        <w:overflowPunct/>
        <w:topLinePunct w:val="0"/>
        <w:autoSpaceDE/>
        <w:autoSpaceDN/>
        <w:bidi w:val="0"/>
        <w:adjustRightInd/>
        <w:spacing w:line="360" w:lineRule="auto"/>
        <w:ind w:firstLine="360"/>
        <w:textAlignment w:val="auto"/>
        <w:rPr>
          <w:rFonts w:hint="eastAsia" w:ascii="宋体" w:hAnsi="宋体" w:eastAsia="宋体" w:cs="宋体"/>
          <w:szCs w:val="21"/>
          <w:lang w:val="en-US" w:eastAsia="zh-CN"/>
        </w:rPr>
      </w:pPr>
      <w:r>
        <w:rPr>
          <w:rFonts w:hint="eastAsia" w:cs="宋体"/>
          <w:szCs w:val="21"/>
          <w:lang w:val="en-US" w:eastAsia="zh-CN"/>
        </w:rPr>
        <w:t>升降脚撑</w:t>
      </w:r>
      <w:r>
        <w:rPr>
          <w:rFonts w:hint="eastAsia" w:ascii="宋体" w:hAnsi="宋体" w:eastAsia="宋体" w:cs="宋体"/>
          <w:szCs w:val="21"/>
          <w:lang w:val="en-US" w:eastAsia="zh-CN"/>
        </w:rPr>
        <w:t>，可以分成3个或者4个单独的电动推杆，安装在台车底部四周，每个推杆不需要承受过多的弯矩即可以让台车保持比较稳定的状态，由于每个推杆可以单独运动，当遇到地面不平的情况，也可以自动调平。</w:t>
      </w:r>
    </w:p>
    <w:p>
      <w:pPr>
        <w:pStyle w:val="3"/>
        <w:bidi w:val="0"/>
        <w:rPr>
          <w:rFonts w:hint="default"/>
          <w:lang w:val="en-US" w:eastAsia="zh-CN"/>
        </w:rPr>
      </w:pPr>
      <w:bookmarkStart w:id="8" w:name="_Toc3461"/>
      <w:bookmarkStart w:id="9" w:name="_Toc16681"/>
      <w:bookmarkStart w:id="10" w:name="_Toc27940"/>
      <w:bookmarkStart w:id="11" w:name="_Toc31364"/>
      <w:r>
        <w:rPr>
          <w:rFonts w:hint="eastAsia"/>
          <w:lang w:val="en-US" w:eastAsia="zh-CN"/>
        </w:rPr>
        <w:t>术语及缩写词</w:t>
      </w:r>
      <w:bookmarkEnd w:id="8"/>
    </w:p>
    <w:p>
      <w:pPr>
        <w:bidi w:val="0"/>
        <w:ind w:firstLine="420" w:firstLineChars="0"/>
        <w:rPr>
          <w:rFonts w:hint="eastAsia"/>
          <w:lang w:val="en-US" w:eastAsia="zh-CN"/>
        </w:rPr>
      </w:pPr>
      <w:r>
        <w:rPr>
          <w:rFonts w:hint="eastAsia"/>
          <w:lang w:val="en-US" w:eastAsia="zh-CN"/>
        </w:rPr>
        <w:t>本项目开发硬件中文全称：台车控制板、升降控制板、末端灯板、末端控制板。</w:t>
      </w:r>
    </w:p>
    <w:p>
      <w:pPr>
        <w:bidi w:val="0"/>
        <w:ind w:firstLine="420" w:firstLineChars="0"/>
        <w:rPr>
          <w:rFonts w:hint="default"/>
          <w:highlight w:val="none"/>
          <w:lang w:val="en-US" w:eastAsia="zh-CN"/>
        </w:rPr>
      </w:pPr>
      <w:r>
        <w:rPr>
          <w:rFonts w:hint="eastAsia"/>
          <w:highlight w:val="none"/>
          <w:lang w:val="en-US" w:eastAsia="zh-CN"/>
        </w:rPr>
        <w:t>台车控制板：实现机械臂开关机自由拖动定位、状态指示灯光控制、UPS通讯关机等功能的电路板。</w:t>
      </w:r>
    </w:p>
    <w:p>
      <w:pPr>
        <w:bidi w:val="0"/>
        <w:ind w:firstLine="420" w:firstLineChars="0"/>
        <w:rPr>
          <w:rFonts w:hint="eastAsia"/>
          <w:highlight w:val="none"/>
          <w:lang w:val="en-US" w:eastAsia="zh-CN"/>
        </w:rPr>
      </w:pPr>
      <w:r>
        <w:rPr>
          <w:rFonts w:hint="eastAsia"/>
          <w:highlight w:val="none"/>
          <w:lang w:val="en-US" w:eastAsia="zh-CN"/>
        </w:rPr>
        <w:t>升降控制板：实现多个立柱电源控制，以实现台车在升降时保持水平状态的控制电路板。</w:t>
      </w:r>
    </w:p>
    <w:p>
      <w:pPr>
        <w:bidi w:val="0"/>
        <w:ind w:firstLine="420" w:firstLineChars="0"/>
        <w:rPr>
          <w:rFonts w:hint="eastAsia"/>
          <w:highlight w:val="none"/>
          <w:lang w:val="en-US" w:eastAsia="zh-CN"/>
        </w:rPr>
      </w:pPr>
      <w:r>
        <w:rPr>
          <w:rFonts w:hint="eastAsia"/>
          <w:highlight w:val="none"/>
          <w:lang w:val="en-US" w:eastAsia="zh-CN"/>
        </w:rPr>
        <w:t>末端灯板：实现灯光指示功能的电路板。</w:t>
      </w:r>
    </w:p>
    <w:p>
      <w:pPr>
        <w:bidi w:val="0"/>
        <w:ind w:firstLine="420" w:firstLineChars="0"/>
        <w:rPr>
          <w:rFonts w:hint="default"/>
          <w:highlight w:val="none"/>
          <w:lang w:val="en-US" w:eastAsia="zh-CN"/>
        </w:rPr>
      </w:pPr>
      <w:r>
        <w:rPr>
          <w:rFonts w:hint="eastAsia"/>
          <w:highlight w:val="none"/>
          <w:lang w:val="en-US" w:eastAsia="zh-CN"/>
        </w:rPr>
        <w:t>末端控制板：实现各部件电源控制、控制机械臂前端通道上升、下降、左旋转及右旋转和末端灯板灯光指示等功能的电路板。</w:t>
      </w:r>
    </w:p>
    <w:bookmarkEnd w:id="9"/>
    <w:bookmarkEnd w:id="10"/>
    <w:bookmarkEnd w:id="11"/>
    <w:p>
      <w:pPr>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ascii="宋体" w:hAnsi="宋体" w:cs="宋体"/>
          <w:b w:val="0"/>
          <w:bCs w:val="0"/>
          <w:kern w:val="2"/>
          <w:sz w:val="21"/>
          <w:szCs w:val="21"/>
          <w:lang w:val="en-US" w:eastAsia="zh-CN" w:bidi="ar-SA"/>
        </w:rPr>
      </w:pPr>
      <w:bookmarkStart w:id="12" w:name="_Toc15939"/>
      <w:bookmarkStart w:id="13" w:name="_Toc11242"/>
      <w:r>
        <w:rPr>
          <w:rFonts w:hint="eastAsia" w:ascii="宋体" w:hAnsi="宋体" w:cs="宋体"/>
          <w:b w:val="0"/>
          <w:bCs w:val="0"/>
          <w:kern w:val="2"/>
          <w:sz w:val="21"/>
          <w:szCs w:val="21"/>
          <w:lang w:val="en-US" w:eastAsia="zh-CN" w:bidi="ar-SA"/>
        </w:rPr>
        <w:t>UPS：不间断电源(Uninterruptible Power Supply)，是一种含有储能装置的不间断电源。主要用于给部分对电源稳定性要求较高的设备，提供不间断的电源。</w:t>
      </w:r>
    </w:p>
    <w:p>
      <w:pPr>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ascii="宋体" w:hAnsi="宋体" w:eastAsia="宋体" w:cs="宋体"/>
          <w:b w:val="0"/>
          <w:bCs w:val="0"/>
          <w:kern w:val="2"/>
          <w:sz w:val="21"/>
          <w:szCs w:val="21"/>
          <w:lang w:val="en-US" w:eastAsia="zh-CN" w:bidi="ar-SA"/>
        </w:rPr>
      </w:pPr>
      <w:r>
        <w:rPr>
          <w:rFonts w:hint="eastAsia" w:ascii="宋体" w:hAnsi="宋体" w:eastAsia="宋体" w:cs="宋体"/>
          <w:b w:val="0"/>
          <w:bCs w:val="0"/>
          <w:kern w:val="2"/>
          <w:sz w:val="21"/>
          <w:szCs w:val="21"/>
          <w:lang w:val="en-US" w:eastAsia="zh-CN" w:bidi="ar-SA"/>
        </w:rPr>
        <w:t>串口通信(Serial Communication):是指外设和单片机间，通过数据信号线、地线、控制线等，按位进行传输数据的一种通讯方式。这种通信方式使用的数据线少，在远距离通信中可以节约通信成本，但其传输速度比并行传输低。</w:t>
      </w:r>
    </w:p>
    <w:p>
      <w:pPr>
        <w:pageBreakBefore w:val="0"/>
        <w:kinsoku/>
        <w:wordWrap/>
        <w:overflowPunct/>
        <w:topLinePunct w:val="0"/>
        <w:autoSpaceDE/>
        <w:autoSpaceDN/>
        <w:bidi w:val="0"/>
        <w:adjustRightInd/>
        <w:spacing w:line="360" w:lineRule="auto"/>
        <w:ind w:firstLine="420" w:firstLineChars="0"/>
        <w:textAlignment w:val="auto"/>
        <w:rPr>
          <w:rFonts w:hint="eastAsia" w:ascii="宋体" w:hAnsi="宋体" w:eastAsia="宋体" w:cs="宋体"/>
          <w:szCs w:val="21"/>
          <w:lang w:val="en-US"/>
        </w:rPr>
      </w:pPr>
      <w:r>
        <w:rPr>
          <w:rFonts w:hint="eastAsia" w:ascii="宋体" w:hAnsi="宋体" w:cs="宋体"/>
          <w:szCs w:val="21"/>
          <w:lang w:val="en-US" w:eastAsia="zh-CN"/>
        </w:rPr>
        <w:t>USB：</w:t>
      </w:r>
      <w:r>
        <w:rPr>
          <w:rFonts w:hint="eastAsia" w:ascii="宋体" w:hAnsi="宋体" w:eastAsia="宋体" w:cs="宋体"/>
          <w:szCs w:val="21"/>
          <w:lang w:val="en-US"/>
        </w:rPr>
        <w:t>英文Universal Serial Bus（通用串行总线）的缩写，是一个</w:t>
      </w:r>
      <w:r>
        <w:rPr>
          <w:rFonts w:hint="eastAsia" w:ascii="宋体" w:hAnsi="宋体" w:eastAsia="宋体" w:cs="宋体"/>
          <w:szCs w:val="21"/>
          <w:lang w:val="en-US"/>
        </w:rPr>
        <w:fldChar w:fldCharType="begin"/>
      </w:r>
      <w:r>
        <w:rPr>
          <w:rFonts w:hint="eastAsia" w:ascii="宋体" w:hAnsi="宋体" w:eastAsia="宋体" w:cs="宋体"/>
          <w:szCs w:val="21"/>
          <w:lang w:val="en-US"/>
        </w:rPr>
        <w:instrText xml:space="preserve"> HYPERLINK "https://baike.baidu.com/item/%E5%A4%96%E9%83%A8%E6%80%BB%E7%BA%BF" \t "https://baike.baidu.com/item/USB/_blank" </w:instrText>
      </w:r>
      <w:r>
        <w:rPr>
          <w:rFonts w:hint="eastAsia" w:ascii="宋体" w:hAnsi="宋体" w:eastAsia="宋体" w:cs="宋体"/>
          <w:szCs w:val="21"/>
          <w:lang w:val="en-US"/>
        </w:rPr>
        <w:fldChar w:fldCharType="separate"/>
      </w:r>
      <w:r>
        <w:rPr>
          <w:rFonts w:hint="eastAsia" w:ascii="宋体" w:hAnsi="宋体" w:eastAsia="宋体" w:cs="宋体"/>
          <w:szCs w:val="21"/>
          <w:lang w:val="en-US"/>
        </w:rPr>
        <w:t>外部总线</w:t>
      </w:r>
      <w:r>
        <w:rPr>
          <w:rFonts w:hint="eastAsia" w:ascii="宋体" w:hAnsi="宋体" w:eastAsia="宋体" w:cs="宋体"/>
          <w:szCs w:val="21"/>
          <w:lang w:val="en-US"/>
        </w:rPr>
        <w:fldChar w:fldCharType="end"/>
      </w:r>
      <w:r>
        <w:rPr>
          <w:rFonts w:hint="eastAsia" w:ascii="宋体" w:hAnsi="宋体" w:eastAsia="宋体" w:cs="宋体"/>
          <w:szCs w:val="21"/>
          <w:lang w:val="en-US"/>
        </w:rPr>
        <w:t>标准，用于规范</w:t>
      </w:r>
      <w:r>
        <w:rPr>
          <w:rFonts w:hint="eastAsia" w:ascii="宋体" w:hAnsi="宋体" w:eastAsia="宋体" w:cs="宋体"/>
          <w:szCs w:val="21"/>
          <w:lang w:val="en-US"/>
        </w:rPr>
        <w:fldChar w:fldCharType="begin"/>
      </w:r>
      <w:r>
        <w:rPr>
          <w:rFonts w:hint="eastAsia" w:ascii="宋体" w:hAnsi="宋体" w:eastAsia="宋体" w:cs="宋体"/>
          <w:szCs w:val="21"/>
          <w:lang w:val="en-US"/>
        </w:rPr>
        <w:instrText xml:space="preserve"> HYPERLINK "https://baike.baidu.com/item/%E7%94%B5%E8%84%91/124859" \t "https://baike.baidu.com/item/USB/_blank" </w:instrText>
      </w:r>
      <w:r>
        <w:rPr>
          <w:rFonts w:hint="eastAsia" w:ascii="宋体" w:hAnsi="宋体" w:eastAsia="宋体" w:cs="宋体"/>
          <w:szCs w:val="21"/>
          <w:lang w:val="en-US"/>
        </w:rPr>
        <w:fldChar w:fldCharType="separate"/>
      </w:r>
      <w:r>
        <w:rPr>
          <w:rFonts w:hint="eastAsia" w:ascii="宋体" w:hAnsi="宋体" w:eastAsia="宋体" w:cs="宋体"/>
          <w:szCs w:val="21"/>
          <w:lang w:val="en-US"/>
        </w:rPr>
        <w:t>电脑</w:t>
      </w:r>
      <w:r>
        <w:rPr>
          <w:rFonts w:hint="eastAsia" w:ascii="宋体" w:hAnsi="宋体" w:eastAsia="宋体" w:cs="宋体"/>
          <w:szCs w:val="21"/>
          <w:lang w:val="en-US"/>
        </w:rPr>
        <w:fldChar w:fldCharType="end"/>
      </w:r>
      <w:r>
        <w:rPr>
          <w:rFonts w:hint="eastAsia" w:ascii="宋体" w:hAnsi="宋体" w:eastAsia="宋体" w:cs="宋体"/>
          <w:szCs w:val="21"/>
          <w:lang w:val="en-US"/>
        </w:rPr>
        <w:t>与</w:t>
      </w:r>
      <w:r>
        <w:rPr>
          <w:rFonts w:hint="eastAsia" w:ascii="宋体" w:hAnsi="宋体" w:eastAsia="宋体" w:cs="宋体"/>
          <w:szCs w:val="21"/>
          <w:lang w:val="en-US"/>
        </w:rPr>
        <w:fldChar w:fldCharType="begin"/>
      </w:r>
      <w:r>
        <w:rPr>
          <w:rFonts w:hint="eastAsia" w:ascii="宋体" w:hAnsi="宋体" w:eastAsia="宋体" w:cs="宋体"/>
          <w:szCs w:val="21"/>
          <w:lang w:val="en-US"/>
        </w:rPr>
        <w:instrText xml:space="preserve"> HYPERLINK "https://baike.baidu.com/item/%E5%A4%96%E9%83%A8%E8%AE%BE%E5%A4%87" \t "https://baike.baidu.com/item/USB/_blank" </w:instrText>
      </w:r>
      <w:r>
        <w:rPr>
          <w:rFonts w:hint="eastAsia" w:ascii="宋体" w:hAnsi="宋体" w:eastAsia="宋体" w:cs="宋体"/>
          <w:szCs w:val="21"/>
          <w:lang w:val="en-US"/>
        </w:rPr>
        <w:fldChar w:fldCharType="separate"/>
      </w:r>
      <w:r>
        <w:rPr>
          <w:rFonts w:hint="eastAsia" w:ascii="宋体" w:hAnsi="宋体" w:eastAsia="宋体" w:cs="宋体"/>
          <w:szCs w:val="21"/>
          <w:lang w:val="en-US"/>
        </w:rPr>
        <w:t>外部设备</w:t>
      </w:r>
      <w:r>
        <w:rPr>
          <w:rFonts w:hint="eastAsia" w:ascii="宋体" w:hAnsi="宋体" w:eastAsia="宋体" w:cs="宋体"/>
          <w:szCs w:val="21"/>
          <w:lang w:val="en-US"/>
        </w:rPr>
        <w:fldChar w:fldCharType="end"/>
      </w:r>
      <w:r>
        <w:rPr>
          <w:rFonts w:hint="eastAsia" w:ascii="宋体" w:hAnsi="宋体" w:eastAsia="宋体" w:cs="宋体"/>
          <w:szCs w:val="21"/>
          <w:lang w:val="en-US"/>
        </w:rPr>
        <w:t>的连接和</w:t>
      </w:r>
      <w:r>
        <w:rPr>
          <w:rFonts w:hint="eastAsia" w:ascii="宋体" w:hAnsi="宋体" w:eastAsia="宋体" w:cs="宋体"/>
          <w:szCs w:val="21"/>
          <w:lang w:val="en-US"/>
        </w:rPr>
        <w:fldChar w:fldCharType="begin"/>
      </w:r>
      <w:r>
        <w:rPr>
          <w:rFonts w:hint="eastAsia" w:ascii="宋体" w:hAnsi="宋体" w:eastAsia="宋体" w:cs="宋体"/>
          <w:szCs w:val="21"/>
          <w:lang w:val="en-US"/>
        </w:rPr>
        <w:instrText xml:space="preserve"> HYPERLINK "https://baike.baidu.com/item/%E9%80%9A%E8%AE%AF/396194" \t "https://baike.baidu.com/item/USB/_blank" </w:instrText>
      </w:r>
      <w:r>
        <w:rPr>
          <w:rFonts w:hint="eastAsia" w:ascii="宋体" w:hAnsi="宋体" w:eastAsia="宋体" w:cs="宋体"/>
          <w:szCs w:val="21"/>
          <w:lang w:val="en-US"/>
        </w:rPr>
        <w:fldChar w:fldCharType="separate"/>
      </w:r>
      <w:r>
        <w:rPr>
          <w:rFonts w:hint="eastAsia" w:ascii="宋体" w:hAnsi="宋体" w:eastAsia="宋体" w:cs="宋体"/>
          <w:szCs w:val="21"/>
          <w:lang w:val="en-US"/>
        </w:rPr>
        <w:t>通讯</w:t>
      </w:r>
      <w:r>
        <w:rPr>
          <w:rFonts w:hint="eastAsia" w:ascii="宋体" w:hAnsi="宋体" w:eastAsia="宋体" w:cs="宋体"/>
          <w:szCs w:val="21"/>
          <w:lang w:val="en-US"/>
        </w:rPr>
        <w:fldChar w:fldCharType="end"/>
      </w:r>
      <w:r>
        <w:rPr>
          <w:rFonts w:hint="eastAsia" w:ascii="宋体" w:hAnsi="宋体" w:cs="宋体"/>
          <w:szCs w:val="21"/>
          <w:lang w:val="en-US" w:eastAsia="zh-CN"/>
        </w:rPr>
        <w:t>，</w:t>
      </w:r>
      <w:r>
        <w:rPr>
          <w:rFonts w:hint="eastAsia" w:ascii="宋体" w:hAnsi="宋体" w:eastAsia="宋体" w:cs="宋体"/>
          <w:szCs w:val="21"/>
          <w:lang w:val="en-US"/>
        </w:rPr>
        <w:t>是应用在</w:t>
      </w:r>
      <w:r>
        <w:rPr>
          <w:rFonts w:hint="eastAsia" w:ascii="宋体" w:hAnsi="宋体" w:eastAsia="宋体" w:cs="宋体"/>
          <w:szCs w:val="21"/>
          <w:lang w:val="en-US"/>
        </w:rPr>
        <w:fldChar w:fldCharType="begin"/>
      </w:r>
      <w:r>
        <w:rPr>
          <w:rFonts w:hint="eastAsia" w:ascii="宋体" w:hAnsi="宋体" w:eastAsia="宋体" w:cs="宋体"/>
          <w:szCs w:val="21"/>
          <w:lang w:val="en-US"/>
        </w:rPr>
        <w:instrText xml:space="preserve"> HYPERLINK "https://baike.baidu.com/item/PC/107" \t "https://baike.baidu.com/item/USB/_blank" </w:instrText>
      </w:r>
      <w:r>
        <w:rPr>
          <w:rFonts w:hint="eastAsia" w:ascii="宋体" w:hAnsi="宋体" w:eastAsia="宋体" w:cs="宋体"/>
          <w:szCs w:val="21"/>
          <w:lang w:val="en-US"/>
        </w:rPr>
        <w:fldChar w:fldCharType="separate"/>
      </w:r>
      <w:r>
        <w:rPr>
          <w:rFonts w:hint="eastAsia" w:ascii="宋体" w:hAnsi="宋体" w:eastAsia="宋体" w:cs="宋体"/>
          <w:szCs w:val="21"/>
          <w:lang w:val="en-US"/>
        </w:rPr>
        <w:t>PC</w:t>
      </w:r>
      <w:r>
        <w:rPr>
          <w:rFonts w:hint="eastAsia" w:ascii="宋体" w:hAnsi="宋体" w:eastAsia="宋体" w:cs="宋体"/>
          <w:szCs w:val="21"/>
          <w:lang w:val="en-US"/>
        </w:rPr>
        <w:fldChar w:fldCharType="end"/>
      </w:r>
      <w:r>
        <w:rPr>
          <w:rFonts w:hint="eastAsia" w:ascii="宋体" w:hAnsi="宋体" w:eastAsia="宋体" w:cs="宋体"/>
          <w:szCs w:val="21"/>
          <w:lang w:val="en-US"/>
        </w:rPr>
        <w:t>领域的接口技术。</w:t>
      </w:r>
    </w:p>
    <w:p>
      <w:pPr>
        <w:pStyle w:val="3"/>
        <w:bidi w:val="0"/>
        <w:rPr>
          <w:rFonts w:hint="eastAsia"/>
          <w:lang w:val="en-US" w:eastAsia="zh-CN"/>
        </w:rPr>
      </w:pPr>
      <w:bookmarkStart w:id="14" w:name="_Toc17961"/>
      <w:r>
        <w:rPr>
          <w:rFonts w:hint="eastAsia"/>
          <w:lang w:val="en-US" w:eastAsia="zh-CN"/>
        </w:rPr>
        <w:t>参考资料</w:t>
      </w:r>
      <w:bookmarkEnd w:id="12"/>
      <w:bookmarkEnd w:id="13"/>
      <w:bookmarkEnd w:id="14"/>
    </w:p>
    <w:p>
      <w:pPr>
        <w:pageBreakBefore w:val="0"/>
        <w:kinsoku/>
        <w:wordWrap/>
        <w:overflowPunct/>
        <w:topLinePunct w:val="0"/>
        <w:autoSpaceDE/>
        <w:autoSpaceDN/>
        <w:bidi w:val="0"/>
        <w:adjustRightInd/>
        <w:spacing w:line="360" w:lineRule="auto"/>
        <w:ind w:firstLine="360"/>
        <w:textAlignment w:val="auto"/>
        <w:rPr>
          <w:rFonts w:hint="eastAsia" w:ascii="宋体" w:hAnsi="宋体" w:eastAsia="宋体" w:cs="宋体"/>
          <w:szCs w:val="21"/>
          <w:lang w:val="en-US" w:eastAsia="zh-CN"/>
        </w:rPr>
      </w:pPr>
      <w:bookmarkStart w:id="15" w:name="_Toc23105"/>
      <w:bookmarkStart w:id="16" w:name="_Toc27462"/>
      <w:r>
        <w:rPr>
          <w:rFonts w:hint="eastAsia" w:ascii="宋体" w:hAnsi="宋体" w:eastAsia="宋体" w:cs="宋体"/>
          <w:szCs w:val="21"/>
          <w:lang w:val="en-US" w:eastAsia="zh-CN"/>
        </w:rPr>
        <w:t>《STM32F103</w:t>
      </w:r>
      <w:r>
        <w:rPr>
          <w:rFonts w:hint="eastAsia" w:cs="宋体"/>
          <w:szCs w:val="21"/>
          <w:lang w:val="en-US" w:eastAsia="zh-CN"/>
        </w:rPr>
        <w:t>xC</w:t>
      </w:r>
      <w:r>
        <w:rPr>
          <w:rFonts w:hint="eastAsia" w:cs="宋体"/>
          <w:lang w:val="en-US" w:eastAsia="zh-CN"/>
        </w:rPr>
        <w:t>数据</w:t>
      </w:r>
      <w:r>
        <w:rPr>
          <w:rFonts w:hint="eastAsia" w:ascii="宋体" w:hAnsi="宋体" w:eastAsia="宋体" w:cs="宋体"/>
          <w:szCs w:val="21"/>
          <w:lang w:val="en-US" w:eastAsia="zh-CN"/>
        </w:rPr>
        <w:t>手册》</w:t>
      </w:r>
    </w:p>
    <w:p>
      <w:pPr>
        <w:pageBreakBefore w:val="0"/>
        <w:kinsoku/>
        <w:wordWrap/>
        <w:overflowPunct/>
        <w:topLinePunct w:val="0"/>
        <w:autoSpaceDE/>
        <w:autoSpaceDN/>
        <w:bidi w:val="0"/>
        <w:adjustRightInd/>
        <w:spacing w:line="360" w:lineRule="auto"/>
        <w:ind w:firstLine="360"/>
        <w:textAlignment w:val="auto"/>
        <w:rPr>
          <w:rFonts w:hint="eastAsia" w:ascii="宋体" w:hAnsi="宋体" w:eastAsia="宋体" w:cs="宋体"/>
          <w:lang w:val="en-US" w:eastAsia="zh-CN"/>
        </w:rPr>
      </w:pPr>
      <w:r>
        <w:rPr>
          <w:rFonts w:hint="eastAsia" w:ascii="宋体" w:hAnsi="宋体" w:cs="宋体"/>
          <w:lang w:val="en-US" w:eastAsia="zh-CN"/>
        </w:rPr>
        <w:t>《</w:t>
      </w:r>
      <w:r>
        <w:rPr>
          <w:rFonts w:hint="eastAsia" w:ascii="宋体" w:hAnsi="宋体" w:eastAsia="宋体" w:cs="宋体"/>
          <w:szCs w:val="21"/>
          <w:lang w:val="en-US" w:eastAsia="zh-CN"/>
        </w:rPr>
        <w:t>STM8L101X3</w:t>
      </w:r>
      <w:r>
        <w:rPr>
          <w:rFonts w:hint="eastAsia" w:cs="宋体"/>
          <w:lang w:val="en-US" w:eastAsia="zh-CN"/>
        </w:rPr>
        <w:t>数据</w:t>
      </w:r>
      <w:r>
        <w:rPr>
          <w:rFonts w:hint="eastAsia" w:ascii="宋体" w:hAnsi="宋体" w:eastAsia="宋体" w:cs="宋体"/>
          <w:lang w:val="en-US" w:eastAsia="zh-CN"/>
        </w:rPr>
        <w:t>手册</w:t>
      </w:r>
      <w:r>
        <w:rPr>
          <w:rFonts w:hint="eastAsia" w:ascii="宋体" w:hAnsi="宋体" w:cs="宋体"/>
          <w:lang w:eastAsia="zh-CN"/>
        </w:rPr>
        <w:t>》</w:t>
      </w:r>
    </w:p>
    <w:p>
      <w:pPr>
        <w:pageBreakBefore w:val="0"/>
        <w:kinsoku/>
        <w:wordWrap/>
        <w:overflowPunct/>
        <w:topLinePunct w:val="0"/>
        <w:autoSpaceDE/>
        <w:autoSpaceDN/>
        <w:bidi w:val="0"/>
        <w:adjustRightInd/>
        <w:spacing w:line="360" w:lineRule="auto"/>
        <w:ind w:firstLine="360"/>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《TPS54202</w:t>
      </w:r>
      <w:r>
        <w:rPr>
          <w:rFonts w:hint="eastAsia" w:cs="宋体"/>
          <w:szCs w:val="21"/>
          <w:lang w:val="en-US" w:eastAsia="zh-CN"/>
        </w:rPr>
        <w:t>数据表</w:t>
      </w:r>
      <w:r>
        <w:rPr>
          <w:rFonts w:hint="eastAsia" w:ascii="宋体" w:hAnsi="宋体" w:eastAsia="宋体" w:cs="宋体"/>
          <w:szCs w:val="21"/>
          <w:lang w:val="en-US" w:eastAsia="zh-CN"/>
        </w:rPr>
        <w:t>》</w:t>
      </w:r>
    </w:p>
    <w:p>
      <w:pPr>
        <w:pageBreakBefore w:val="0"/>
        <w:kinsoku/>
        <w:wordWrap/>
        <w:overflowPunct/>
        <w:topLinePunct w:val="0"/>
        <w:autoSpaceDE/>
        <w:autoSpaceDN/>
        <w:bidi w:val="0"/>
        <w:adjustRightInd/>
        <w:spacing w:line="360" w:lineRule="auto"/>
        <w:ind w:firstLine="360"/>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w:t>
      </w:r>
      <w:r>
        <w:rPr>
          <w:rFonts w:hint="eastAsia" w:ascii="宋体" w:hAnsi="宋体" w:cs="宋体"/>
          <w:szCs w:val="21"/>
          <w:lang w:val="en-US" w:eastAsia="zh-CN"/>
        </w:rPr>
        <w:t>RZ7899</w:t>
      </w:r>
      <w:r>
        <w:rPr>
          <w:rFonts w:hint="eastAsia" w:cs="宋体"/>
          <w:szCs w:val="21"/>
          <w:lang w:val="en-US" w:eastAsia="zh-CN"/>
        </w:rPr>
        <w:t>数据</w:t>
      </w:r>
      <w:r>
        <w:rPr>
          <w:rFonts w:hint="eastAsia" w:ascii="宋体" w:hAnsi="宋体" w:eastAsia="宋体" w:cs="宋体"/>
          <w:szCs w:val="21"/>
          <w:lang w:val="en-US" w:eastAsia="zh-CN"/>
        </w:rPr>
        <w:t>手册》</w:t>
      </w:r>
    </w:p>
    <w:p>
      <w:pPr>
        <w:pageBreakBefore w:val="0"/>
        <w:kinsoku/>
        <w:wordWrap/>
        <w:overflowPunct/>
        <w:topLinePunct w:val="0"/>
        <w:autoSpaceDE/>
        <w:autoSpaceDN/>
        <w:bidi w:val="0"/>
        <w:adjustRightInd/>
        <w:spacing w:line="360" w:lineRule="auto"/>
        <w:ind w:firstLine="360"/>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w:t>
      </w:r>
      <w:r>
        <w:rPr>
          <w:rFonts w:hint="eastAsia" w:ascii="宋体" w:hAnsi="宋体" w:cs="宋体"/>
          <w:b w:val="0"/>
          <w:bCs/>
          <w:sz w:val="21"/>
          <w:szCs w:val="21"/>
          <w:lang w:val="en-US" w:eastAsia="zh-CN"/>
        </w:rPr>
        <w:t>MS-002</w:t>
      </w:r>
      <w:r>
        <w:rPr>
          <w:rFonts w:hint="eastAsia" w:ascii="宋体" w:hAnsi="宋体" w:eastAsia="宋体" w:cs="宋体"/>
          <w:b w:val="0"/>
          <w:bCs/>
          <w:sz w:val="21"/>
          <w:szCs w:val="21"/>
          <w:lang w:val="en-US" w:eastAsia="zh-CN"/>
        </w:rPr>
        <w:t>技术</w:t>
      </w:r>
      <w:r>
        <w:rPr>
          <w:rFonts w:hint="eastAsia" w:ascii="宋体" w:hAnsi="宋体" w:cs="宋体"/>
          <w:b w:val="0"/>
          <w:bCs/>
          <w:sz w:val="21"/>
          <w:szCs w:val="21"/>
          <w:lang w:val="en-US" w:eastAsia="zh-CN"/>
        </w:rPr>
        <w:t>需求规格书</w:t>
      </w:r>
      <w:r>
        <w:rPr>
          <w:rFonts w:hint="eastAsia" w:ascii="宋体" w:hAnsi="宋体" w:eastAsia="宋体" w:cs="宋体"/>
          <w:szCs w:val="21"/>
          <w:lang w:val="en-US" w:eastAsia="zh-CN"/>
        </w:rPr>
        <w:t>》</w:t>
      </w:r>
    </w:p>
    <w:p>
      <w:pPr>
        <w:pStyle w:val="3"/>
        <w:bidi w:val="0"/>
        <w:rPr>
          <w:rFonts w:hint="eastAsia"/>
          <w:lang w:val="en-US" w:eastAsia="zh-CN"/>
        </w:rPr>
      </w:pPr>
      <w:bookmarkStart w:id="17" w:name="_Toc24580"/>
      <w:r>
        <w:rPr>
          <w:rFonts w:hint="eastAsia"/>
          <w:lang w:val="en-US" w:eastAsia="zh-CN"/>
        </w:rPr>
        <w:t>系统设计原则</w:t>
      </w:r>
      <w:bookmarkEnd w:id="17"/>
    </w:p>
    <w:p>
      <w:pPr>
        <w:ind w:firstLine="420" w:firstLineChars="0"/>
        <w:rPr>
          <w:rFonts w:hint="default"/>
          <w:lang w:val="en-US" w:eastAsia="zh-CN"/>
        </w:rPr>
      </w:pPr>
      <w:r>
        <w:rPr>
          <w:rFonts w:hint="eastAsia"/>
          <w:lang w:val="en-US" w:eastAsia="zh-CN"/>
        </w:rPr>
        <w:t>硬件系统设计要遵循安全性、合理性、经济性、实用性和规范性等原则。</w:t>
      </w:r>
    </w:p>
    <w:p>
      <w:pPr>
        <w:pStyle w:val="3"/>
        <w:bidi w:val="0"/>
        <w:rPr>
          <w:rFonts w:hint="eastAsia"/>
          <w:lang w:val="en-US" w:eastAsia="zh-CN"/>
        </w:rPr>
      </w:pPr>
      <w:bookmarkStart w:id="18" w:name="_Toc13006"/>
      <w:r>
        <w:rPr>
          <w:rFonts w:hint="eastAsia"/>
          <w:lang w:val="en-US" w:eastAsia="zh-CN"/>
        </w:rPr>
        <w:t>开发环境</w:t>
      </w:r>
      <w:bookmarkEnd w:id="15"/>
      <w:bookmarkEnd w:id="16"/>
      <w:bookmarkEnd w:id="18"/>
    </w:p>
    <w:p>
      <w:pPr>
        <w:keepNext w:val="0"/>
        <w:keepLines w:val="0"/>
        <w:pageBreakBefore w:val="0"/>
        <w:widowControl w:val="0"/>
        <w:numPr>
          <w:ilvl w:val="0"/>
          <w:numId w:val="0"/>
        </w:numPr>
        <w:kinsoku/>
        <w:wordWrap/>
        <w:overflowPunct/>
        <w:topLinePunct w:val="0"/>
        <w:autoSpaceDE/>
        <w:autoSpaceDN/>
        <w:bidi w:val="0"/>
        <w:adjustRightInd w:val="0"/>
        <w:snapToGrid w:val="0"/>
        <w:spacing w:afterLines="0" w:line="240" w:lineRule="auto"/>
        <w:ind w:leftChars="0" w:firstLine="360" w:firstLineChars="200"/>
        <w:jc w:val="center"/>
        <w:textAlignment w:val="auto"/>
        <w:rPr>
          <w:rFonts w:hint="eastAsia"/>
          <w:lang w:val="en-US" w:eastAsia="zh-CN"/>
        </w:rPr>
      </w:pPr>
      <w:r>
        <w:rPr>
          <w:rFonts w:hint="eastAsia" w:ascii="宋体" w:hAnsi="宋体" w:cs="宋体"/>
          <w:b w:val="0"/>
          <w:bCs/>
          <w:sz w:val="18"/>
          <w:szCs w:val="18"/>
          <w:lang w:val="en-US" w:eastAsia="zh-CN"/>
        </w:rPr>
        <w:t>表1.6-1 开发环境</w:t>
      </w:r>
    </w:p>
    <w:tbl>
      <w:tblPr>
        <w:tblStyle w:val="20"/>
        <w:tblW w:w="0" w:type="auto"/>
        <w:tblInd w:w="5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3"/>
        <w:gridCol w:w="54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trPr>
        <w:tc>
          <w:tcPr>
            <w:tcW w:w="2343" w:type="dxa"/>
            <w:vAlign w:val="center"/>
          </w:tcPr>
          <w:p>
            <w:pPr>
              <w:pageBreakBefore w:val="0"/>
              <w:kinsoku/>
              <w:wordWrap/>
              <w:overflowPunct/>
              <w:topLinePunct w:val="0"/>
              <w:autoSpaceDE/>
              <w:autoSpaceDN/>
              <w:bidi w:val="0"/>
              <w:adjustRightInd/>
              <w:snapToGri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操作系统</w:t>
            </w:r>
          </w:p>
        </w:tc>
        <w:tc>
          <w:tcPr>
            <w:tcW w:w="5446" w:type="dxa"/>
            <w:vAlign w:val="center"/>
          </w:tcPr>
          <w:p>
            <w:pPr>
              <w:pageBreakBefore w:val="0"/>
              <w:kinsoku/>
              <w:wordWrap/>
              <w:overflowPunct/>
              <w:topLinePunct w:val="0"/>
              <w:autoSpaceDE/>
              <w:autoSpaceDN/>
              <w:bidi w:val="0"/>
              <w:adjustRightInd/>
              <w:snapToGri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Windows</w:t>
            </w:r>
            <w:r>
              <w:rPr>
                <w:rFonts w:hint="eastAsia" w:ascii="宋体" w:hAnsi="宋体" w:cs="宋体"/>
                <w:vertAlign w:val="baseline"/>
                <w:lang w:val="en-US" w:eastAsia="zh-CN"/>
              </w:rPr>
              <w:t>10</w:t>
            </w:r>
            <w:r>
              <w:rPr>
                <w:rFonts w:hint="eastAsia" w:ascii="宋体" w:hAnsi="宋体" w:eastAsia="宋体" w:cs="宋体"/>
                <w:vertAlign w:val="baseline"/>
                <w:lang w:val="en-US" w:eastAsia="zh-CN"/>
              </w:rPr>
              <w:t xml:space="preserve"> 64位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2343" w:type="dxa"/>
            <w:vAlign w:val="center"/>
          </w:tcPr>
          <w:p>
            <w:pPr>
              <w:pageBreakBefore w:val="0"/>
              <w:kinsoku/>
              <w:wordWrap/>
              <w:overflowPunct/>
              <w:topLinePunct w:val="0"/>
              <w:autoSpaceDE/>
              <w:autoSpaceDN/>
              <w:bidi w:val="0"/>
              <w:adjustRightInd/>
              <w:snapToGrid/>
              <w:spacing w:line="360" w:lineRule="auto"/>
              <w:jc w:val="both"/>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硬件设计工具</w:t>
            </w:r>
          </w:p>
        </w:tc>
        <w:tc>
          <w:tcPr>
            <w:tcW w:w="5446" w:type="dxa"/>
            <w:vAlign w:val="center"/>
          </w:tcPr>
          <w:p>
            <w:pPr>
              <w:pageBreakBefore w:val="0"/>
              <w:kinsoku/>
              <w:wordWrap/>
              <w:overflowPunct/>
              <w:topLinePunct w:val="0"/>
              <w:autoSpaceDE/>
              <w:autoSpaceDN/>
              <w:bidi w:val="0"/>
              <w:adjustRightInd/>
              <w:snapToGrid/>
              <w:spacing w:line="360" w:lineRule="auto"/>
              <w:jc w:val="both"/>
              <w:textAlignment w:val="auto"/>
              <w:rPr>
                <w:rFonts w:hint="eastAsia" w:ascii="宋体" w:hAnsi="宋体" w:eastAsia="宋体" w:cs="宋体"/>
                <w:vertAlign w:val="baseline"/>
                <w:lang w:val="en-US" w:eastAsia="zh-CN"/>
              </w:rPr>
            </w:pPr>
            <w:r>
              <w:rPr>
                <w:rFonts w:hint="eastAsia" w:ascii="宋体" w:hAnsi="宋体" w:cs="宋体"/>
                <w:vertAlign w:val="baseline"/>
                <w:lang w:val="en-US" w:eastAsia="zh-CN"/>
              </w:rPr>
              <w:t>立创EDA V1.5.32.6d90c1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2343" w:type="dxa"/>
            <w:vAlign w:val="center"/>
          </w:tcPr>
          <w:p>
            <w:pPr>
              <w:pageBreakBefore w:val="0"/>
              <w:kinsoku/>
              <w:wordWrap/>
              <w:overflowPunct/>
              <w:topLinePunct w:val="0"/>
              <w:autoSpaceDE/>
              <w:autoSpaceDN/>
              <w:bidi w:val="0"/>
              <w:adjustRightInd/>
              <w:snapToGri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调试工具</w:t>
            </w:r>
          </w:p>
        </w:tc>
        <w:tc>
          <w:tcPr>
            <w:tcW w:w="5446" w:type="dxa"/>
            <w:vAlign w:val="center"/>
          </w:tcPr>
          <w:p>
            <w:pPr>
              <w:pageBreakBefore w:val="0"/>
              <w:kinsoku/>
              <w:wordWrap/>
              <w:overflowPunct/>
              <w:topLinePunct w:val="0"/>
              <w:autoSpaceDE/>
              <w:autoSpaceDN/>
              <w:bidi w:val="0"/>
              <w:adjustRightInd/>
              <w:snapToGri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电烙铁，直流稳压电源，万用表，示波器</w:t>
            </w:r>
          </w:p>
        </w:tc>
      </w:tr>
    </w:tbl>
    <w:p>
      <w:pPr>
        <w:pStyle w:val="2"/>
        <w:bidi w:val="0"/>
        <w:rPr>
          <w:rFonts w:hint="eastAsia"/>
          <w:lang w:val="en-US" w:eastAsia="zh-CN"/>
        </w:rPr>
      </w:pPr>
      <w:bookmarkStart w:id="19" w:name="_Toc22098"/>
      <w:bookmarkStart w:id="20" w:name="_Toc32458"/>
      <w:bookmarkStart w:id="21" w:name="_Toc30173"/>
      <w:r>
        <w:rPr>
          <w:rFonts w:hint="eastAsia"/>
          <w:lang w:val="en-US" w:eastAsia="zh-CN"/>
        </w:rPr>
        <w:t>任务概述</w:t>
      </w:r>
      <w:bookmarkEnd w:id="19"/>
    </w:p>
    <w:p>
      <w:pPr>
        <w:pStyle w:val="3"/>
        <w:bidi w:val="0"/>
        <w:rPr>
          <w:rFonts w:hint="eastAsia"/>
          <w:lang w:val="en-US" w:eastAsia="zh-CN"/>
        </w:rPr>
      </w:pPr>
      <w:bookmarkStart w:id="22" w:name="_Toc24916"/>
      <w:r>
        <w:rPr>
          <w:rFonts w:hint="eastAsia"/>
          <w:lang w:val="en-US" w:eastAsia="zh-CN"/>
        </w:rPr>
        <w:t>目标</w:t>
      </w:r>
      <w:bookmarkEnd w:id="22"/>
    </w:p>
    <w:p>
      <w:pPr>
        <w:ind w:firstLine="420" w:firstLineChars="0"/>
        <w:rPr>
          <w:rFonts w:hint="default"/>
          <w:lang w:val="en-US" w:eastAsia="zh-CN"/>
        </w:rPr>
      </w:pPr>
      <w:r>
        <w:rPr>
          <w:rFonts w:hint="eastAsia"/>
          <w:lang w:val="en-US" w:eastAsia="zh-CN"/>
        </w:rPr>
        <w:t>开发本硬件系统的预期目标：旨在</w:t>
      </w:r>
      <w:r>
        <w:rPr>
          <w:rFonts w:hint="eastAsia" w:ascii="宋体" w:hAnsi="宋体" w:eastAsia="宋体" w:cs="宋体"/>
        </w:rPr>
        <w:t>规范及保证</w:t>
      </w:r>
      <w:r>
        <w:rPr>
          <w:rFonts w:hint="eastAsia" w:ascii="宋体" w:hAnsi="宋体" w:cs="宋体"/>
          <w:lang w:eastAsia="zh-CN"/>
        </w:rPr>
        <w:t>MS</w:t>
      </w:r>
      <w:r>
        <w:rPr>
          <w:rFonts w:hint="eastAsia" w:cs="宋体"/>
          <w:lang w:val="en-US" w:eastAsia="zh-CN"/>
        </w:rPr>
        <w:t>-</w:t>
      </w:r>
      <w:r>
        <w:rPr>
          <w:rFonts w:hint="eastAsia" w:ascii="宋体" w:hAnsi="宋体" w:cs="宋体"/>
          <w:lang w:eastAsia="zh-CN"/>
        </w:rPr>
        <w:t>00</w:t>
      </w:r>
      <w:r>
        <w:rPr>
          <w:rFonts w:hint="eastAsia" w:ascii="宋体" w:hAnsi="宋体" w:cs="宋体"/>
          <w:lang w:val="en-US" w:eastAsia="zh-CN"/>
        </w:rPr>
        <w:t>2</w:t>
      </w:r>
      <w:r>
        <w:rPr>
          <w:rFonts w:hint="eastAsia" w:ascii="宋体" w:hAnsi="宋体" w:eastAsia="宋体" w:cs="宋体"/>
        </w:rPr>
        <w:t>项目工作合理</w:t>
      </w:r>
      <w:r>
        <w:rPr>
          <w:rFonts w:hint="eastAsia" w:cs="宋体"/>
          <w:lang w:eastAsia="zh-CN"/>
        </w:rPr>
        <w:t>有序地开展</w:t>
      </w:r>
      <w:r>
        <w:rPr>
          <w:rFonts w:hint="eastAsia" w:ascii="宋体" w:hAnsi="宋体" w:eastAsia="宋体" w:cs="宋体"/>
        </w:rPr>
        <w:t>，</w:t>
      </w:r>
      <w:r>
        <w:rPr>
          <w:rFonts w:hint="eastAsia" w:ascii="宋体" w:hAnsi="宋体" w:eastAsia="宋体" w:cs="宋体"/>
          <w:szCs w:val="21"/>
        </w:rPr>
        <w:t>作一个任务目标的阐述和总体系统框架结构的设计，明确系统处理流程、各个模块及模块之间的关联</w:t>
      </w:r>
      <w:r>
        <w:rPr>
          <w:rFonts w:hint="eastAsia" w:cs="宋体"/>
          <w:szCs w:val="21"/>
          <w:lang w:eastAsia="zh-CN"/>
        </w:rPr>
        <w:t>，也</w:t>
      </w:r>
      <w:r>
        <w:rPr>
          <w:rFonts w:hint="eastAsia" w:ascii="宋体" w:hAnsi="宋体" w:eastAsia="宋体" w:cs="宋体"/>
          <w:szCs w:val="21"/>
        </w:rPr>
        <w:t>包括系统的内外部接口</w:t>
      </w:r>
      <w:r>
        <w:rPr>
          <w:rFonts w:hint="eastAsia" w:cs="宋体"/>
          <w:szCs w:val="21"/>
          <w:lang w:eastAsia="zh-CN"/>
        </w:rPr>
        <w:t>，以及</w:t>
      </w:r>
      <w:r>
        <w:rPr>
          <w:rFonts w:hint="eastAsia" w:ascii="宋体" w:hAnsi="宋体" w:eastAsia="宋体" w:cs="宋体"/>
          <w:szCs w:val="21"/>
        </w:rPr>
        <w:t>其他各种主要问题的解决方案。</w:t>
      </w:r>
    </w:p>
    <w:p>
      <w:pPr>
        <w:pStyle w:val="3"/>
        <w:bidi w:val="0"/>
        <w:rPr>
          <w:rFonts w:hint="default"/>
          <w:lang w:val="en-US" w:eastAsia="zh-CN"/>
        </w:rPr>
      </w:pPr>
      <w:bookmarkStart w:id="23" w:name="_Toc17426"/>
      <w:r>
        <w:rPr>
          <w:rFonts w:hint="eastAsia"/>
          <w:lang w:val="en-US" w:eastAsia="zh-CN"/>
        </w:rPr>
        <w:t>需求概述</w:t>
      </w:r>
      <w:bookmarkEnd w:id="23"/>
    </w:p>
    <w:p>
      <w:pPr>
        <w:ind w:firstLine="420" w:firstLineChars="0"/>
        <w:rPr>
          <w:rFonts w:hint="eastAsia" w:ascii="宋体" w:hAnsi="宋体" w:eastAsia="宋体" w:cs="宋体"/>
          <w:szCs w:val="21"/>
          <w:lang w:val="en-US" w:eastAsia="zh-CN"/>
        </w:rPr>
      </w:pPr>
      <w:r>
        <w:rPr>
          <w:rFonts w:hint="eastAsia"/>
          <w:lang w:val="en-US" w:eastAsia="zh-CN"/>
        </w:rPr>
        <w:t>根据</w:t>
      </w:r>
      <w:r>
        <w:rPr>
          <w:rFonts w:hint="eastAsia" w:ascii="宋体" w:hAnsi="宋体" w:eastAsia="宋体" w:cs="宋体"/>
          <w:szCs w:val="21"/>
          <w:lang w:val="en-US" w:eastAsia="zh-CN"/>
        </w:rPr>
        <w:t>《</w:t>
      </w:r>
      <w:r>
        <w:rPr>
          <w:rFonts w:hint="eastAsia" w:ascii="宋体" w:hAnsi="宋体" w:cs="宋体"/>
          <w:b w:val="0"/>
          <w:bCs/>
          <w:sz w:val="21"/>
          <w:szCs w:val="21"/>
          <w:lang w:val="en-US" w:eastAsia="zh-CN"/>
        </w:rPr>
        <w:t>MS-002</w:t>
      </w:r>
      <w:r>
        <w:rPr>
          <w:rFonts w:hint="eastAsia" w:ascii="宋体" w:hAnsi="宋体" w:eastAsia="宋体" w:cs="宋体"/>
          <w:b w:val="0"/>
          <w:bCs/>
          <w:sz w:val="21"/>
          <w:szCs w:val="21"/>
          <w:lang w:val="en-US" w:eastAsia="zh-CN"/>
        </w:rPr>
        <w:t>技术</w:t>
      </w:r>
      <w:r>
        <w:rPr>
          <w:rFonts w:hint="eastAsia" w:ascii="宋体" w:hAnsi="宋体" w:cs="宋体"/>
          <w:b w:val="0"/>
          <w:bCs/>
          <w:sz w:val="21"/>
          <w:szCs w:val="21"/>
          <w:lang w:val="en-US" w:eastAsia="zh-CN"/>
        </w:rPr>
        <w:t>需求规格书</w:t>
      </w:r>
      <w:r>
        <w:rPr>
          <w:rFonts w:hint="eastAsia" w:ascii="宋体" w:hAnsi="宋体" w:eastAsia="宋体" w:cs="宋体"/>
          <w:szCs w:val="21"/>
          <w:lang w:val="en-US" w:eastAsia="zh-CN"/>
        </w:rPr>
        <w:t>》需要台车控制板实现机械臂开关机自由拖动定位、状态指示灯光控制和UPS通讯关机等功能。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根据《MS-002技术需求规格书》中功能要求，需要升降控制板实现多个立柱电源控制，以实现台车在升降时保持水平状态。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根据《MS-002技术需求规格书》中功能要求，需要末端控制板实现各部件电源控制、控制机械臂前端通道上升</w:t>
      </w:r>
      <w:r>
        <w:rPr>
          <w:rFonts w:hint="eastAsia" w:cs="宋体"/>
          <w:lang w:val="en-US" w:eastAsia="zh-CN"/>
        </w:rPr>
        <w:t>、</w:t>
      </w:r>
      <w:r>
        <w:rPr>
          <w:rFonts w:hint="eastAsia" w:ascii="宋体" w:hAnsi="宋体" w:cs="宋体"/>
          <w:lang w:val="en-US" w:eastAsia="zh-CN"/>
        </w:rPr>
        <w:t>下降</w:t>
      </w:r>
      <w:r>
        <w:rPr>
          <w:rFonts w:hint="eastAsia" w:cs="宋体"/>
          <w:lang w:val="en-US" w:eastAsia="zh-CN"/>
        </w:rPr>
        <w:t>、</w:t>
      </w:r>
      <w:r>
        <w:rPr>
          <w:rFonts w:hint="eastAsia" w:ascii="宋体" w:hAnsi="宋体" w:cs="宋体"/>
          <w:lang w:val="en-US" w:eastAsia="zh-CN"/>
        </w:rPr>
        <w:t>通道左旋转</w:t>
      </w:r>
      <w:r>
        <w:rPr>
          <w:rFonts w:hint="eastAsia" w:cs="宋体"/>
          <w:lang w:val="en-US" w:eastAsia="zh-CN"/>
        </w:rPr>
        <w:t>、</w:t>
      </w:r>
      <w:r>
        <w:rPr>
          <w:rFonts w:hint="eastAsia" w:ascii="宋体" w:hAnsi="宋体" w:cs="宋体"/>
          <w:lang w:val="en-US" w:eastAsia="zh-CN"/>
        </w:rPr>
        <w:t>右旋转和控制末端灯板等功能。末端灯板显示机械臂状态。</w:t>
      </w:r>
    </w:p>
    <w:p>
      <w:pPr>
        <w:jc w:val="center"/>
        <w:rPr>
          <w:rFonts w:hint="eastAsia" w:ascii="宋体" w:hAnsi="宋体" w:cs="宋体"/>
          <w:b w:val="0"/>
          <w:bCs/>
          <w:sz w:val="18"/>
          <w:szCs w:val="18"/>
          <w:lang w:val="en-US" w:eastAsia="zh-CN"/>
        </w:rPr>
      </w:pPr>
      <w:r>
        <w:rPr>
          <w:rFonts w:hint="eastAsia" w:ascii="宋体" w:hAnsi="宋体" w:cs="宋体"/>
          <w:b w:val="0"/>
          <w:bCs/>
          <w:sz w:val="18"/>
          <w:szCs w:val="18"/>
          <w:lang w:val="en-US" w:eastAsia="zh-CN"/>
        </w:rPr>
        <w:t>表2.</w:t>
      </w:r>
      <w:r>
        <w:rPr>
          <w:rFonts w:hint="eastAsia" w:cs="宋体"/>
          <w:b w:val="0"/>
          <w:bCs/>
          <w:sz w:val="18"/>
          <w:szCs w:val="18"/>
          <w:lang w:val="en-US" w:eastAsia="zh-CN"/>
        </w:rPr>
        <w:t>2</w:t>
      </w:r>
      <w:r>
        <w:rPr>
          <w:rFonts w:hint="eastAsia" w:ascii="宋体" w:hAnsi="宋体" w:cs="宋体"/>
          <w:b w:val="0"/>
          <w:bCs/>
          <w:sz w:val="18"/>
          <w:szCs w:val="18"/>
          <w:lang w:val="en-US" w:eastAsia="zh-CN"/>
        </w:rPr>
        <w:t>－1 功能说明</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5"/>
        <w:gridCol w:w="2435"/>
        <w:gridCol w:w="2588"/>
        <w:gridCol w:w="2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7D7D7" w:themeFill="background1" w:themeFillShade="D8"/>
            <w:vAlign w:val="top"/>
          </w:tcPr>
          <w:p>
            <w:pPr>
              <w:pageBreakBefore w:val="0"/>
              <w:kinsoku/>
              <w:wordWrap/>
              <w:overflowPunct/>
              <w:topLinePunct w:val="0"/>
              <w:autoSpaceDE/>
              <w:autoSpaceDN/>
              <w:bidi w:val="0"/>
              <w:adjustRightInd/>
              <w:spacing w:line="360" w:lineRule="auto"/>
              <w:jc w:val="left"/>
              <w:textAlignment w:val="auto"/>
              <w:rPr>
                <w:rFonts w:hint="eastAsia" w:ascii="宋体" w:hAnsi="宋体" w:eastAsia="宋体" w:cs="宋体"/>
                <w:b/>
                <w:bCs/>
                <w:highlight w:val="none"/>
                <w:vertAlign w:val="baseline"/>
                <w:lang w:val="en-US" w:eastAsia="zh-CN"/>
              </w:rPr>
            </w:pPr>
            <w:r>
              <w:rPr>
                <w:rFonts w:hint="eastAsia" w:cs="宋体"/>
                <w:b/>
                <w:bCs/>
                <w:highlight w:val="none"/>
                <w:vertAlign w:val="baseline"/>
                <w:lang w:val="en-US" w:eastAsia="zh-CN"/>
              </w:rPr>
              <w:t>产品性能</w:t>
            </w:r>
            <w:r>
              <w:rPr>
                <w:rFonts w:hint="eastAsia" w:ascii="宋体" w:hAnsi="宋体" w:eastAsia="宋体" w:cs="宋体"/>
                <w:b/>
                <w:bCs/>
                <w:highlight w:val="none"/>
                <w:vertAlign w:val="baseline"/>
                <w:lang w:val="en-US" w:eastAsia="zh-CN"/>
              </w:rPr>
              <w:t>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cs="宋体"/>
                <w:b/>
                <w:bCs/>
                <w:vertAlign w:val="baseline"/>
                <w:lang w:val="en-US" w:eastAsia="zh-CN"/>
              </w:rPr>
            </w:pPr>
            <w:r>
              <w:rPr>
                <w:rFonts w:hint="eastAsia" w:ascii="宋体" w:hAnsi="宋体" w:cs="宋体"/>
                <w:b/>
                <w:bCs/>
                <w:vertAlign w:val="baseline"/>
                <w:lang w:val="en-US" w:eastAsia="zh-CN"/>
              </w:rPr>
              <w:t>输入需</w:t>
            </w:r>
          </w:p>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求序号</w:t>
            </w:r>
          </w:p>
        </w:tc>
        <w:tc>
          <w:tcPr>
            <w:tcW w:w="2435"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功能需求</w:t>
            </w:r>
          </w:p>
        </w:tc>
        <w:tc>
          <w:tcPr>
            <w:tcW w:w="2588"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硬件实现方式</w:t>
            </w:r>
          </w:p>
        </w:tc>
        <w:tc>
          <w:tcPr>
            <w:tcW w:w="2384"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eastAsia="宋体" w:cs="宋体"/>
                <w:b/>
                <w:bCs/>
                <w:vertAlign w:val="baseline"/>
                <w:lang w:val="en-US" w:eastAsia="zh-CN"/>
              </w:rPr>
              <w:t>功能</w:t>
            </w:r>
            <w:r>
              <w:rPr>
                <w:rFonts w:hint="eastAsia" w:ascii="宋体" w:hAnsi="宋体" w:cs="宋体"/>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ascii="宋体" w:hAnsi="宋体" w:eastAsia="宋体" w:cs="宋体"/>
                <w:vertAlign w:val="baseline"/>
                <w:lang w:val="en-US" w:eastAsia="zh-CN"/>
              </w:rPr>
            </w:pPr>
            <w:r>
              <w:rPr>
                <w:rFonts w:hint="eastAsia"/>
                <w:color w:val="auto"/>
                <w:highlight w:val="none"/>
                <w:vertAlign w:val="baseline"/>
                <w:lang w:val="en-US" w:eastAsia="zh-CN"/>
              </w:rPr>
              <w:t>PR0102</w:t>
            </w:r>
          </w:p>
        </w:tc>
        <w:tc>
          <w:tcPr>
            <w:tcW w:w="243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olor w:val="auto"/>
                <w:highlight w:val="none"/>
                <w:vertAlign w:val="baseline"/>
                <w:lang w:val="en-US" w:eastAsia="zh-CN"/>
              </w:rPr>
              <w:t>UPS供电持续工作≥5分钟</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cs="宋体"/>
                <w:vertAlign w:val="baseline"/>
                <w:lang w:val="en-US" w:eastAsia="zh-CN"/>
              </w:rPr>
              <w:t>选择合适容量的UPS</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选用华为UPS2000-A-1KTTS 型 UPS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ascii="宋体" w:hAnsi="宋体" w:eastAsia="宋体" w:cs="宋体"/>
                <w:vertAlign w:val="baseline"/>
                <w:lang w:val="en-US" w:eastAsia="zh-CN"/>
              </w:rPr>
            </w:pPr>
            <w:r>
              <w:rPr>
                <w:rFonts w:hint="eastAsia"/>
                <w:color w:val="auto"/>
                <w:highlight w:val="none"/>
                <w:vertAlign w:val="baseline"/>
                <w:lang w:val="en-US" w:eastAsia="zh-CN"/>
              </w:rPr>
              <w:t>PR0201</w:t>
            </w:r>
          </w:p>
        </w:tc>
        <w:tc>
          <w:tcPr>
            <w:tcW w:w="243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both"/>
              <w:textAlignment w:val="auto"/>
              <w:rPr>
                <w:rFonts w:hint="eastAsia" w:ascii="宋体" w:hAnsi="宋体" w:eastAsia="宋体" w:cs="宋体"/>
                <w:vertAlign w:val="baseline"/>
                <w:lang w:val="en-US" w:eastAsia="zh-CN"/>
              </w:rPr>
            </w:pPr>
            <w:r>
              <w:rPr>
                <w:rFonts w:hint="eastAsia"/>
                <w:color w:val="auto"/>
                <w:highlight w:val="none"/>
                <w:vertAlign w:val="baseline"/>
                <w:lang w:val="en-US" w:eastAsia="zh-CN"/>
              </w:rPr>
              <w:t>机械臂自由度≥6自由度</w:t>
            </w:r>
          </w:p>
        </w:tc>
        <w:tc>
          <w:tcPr>
            <w:tcW w:w="2588"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left"/>
              <w:textAlignment w:val="auto"/>
              <w:rPr>
                <w:rFonts w:hint="default" w:ascii="宋体" w:hAnsi="宋体" w:eastAsia="宋体" w:cs="宋体"/>
                <w:vertAlign w:val="baseline"/>
                <w:lang w:val="en-US" w:eastAsia="zh-CN"/>
              </w:rPr>
            </w:pPr>
            <w:r>
              <w:rPr>
                <w:rFonts w:hint="eastAsia" w:cs="宋体"/>
                <w:vertAlign w:val="baseline"/>
                <w:lang w:val="en-US" w:eastAsia="zh-CN"/>
              </w:rPr>
              <w:t>选择机械臂需要大于6个自由度</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cs="宋体"/>
                <w:vertAlign w:val="baseline"/>
                <w:lang w:val="en-US" w:eastAsia="zh-CN"/>
              </w:rPr>
              <w:t>选用优傲UR5e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ascii="宋体" w:hAnsi="宋体" w:eastAsia="宋体" w:cs="宋体"/>
                <w:vertAlign w:val="baseline"/>
                <w:lang w:val="en-US" w:eastAsia="zh-CN"/>
              </w:rPr>
            </w:pPr>
            <w:bookmarkStart w:id="61" w:name="_GoBack" w:colFirst="1" w:colLast="2"/>
            <w:r>
              <w:rPr>
                <w:rFonts w:hint="eastAsia"/>
                <w:color w:val="auto"/>
                <w:highlight w:val="none"/>
                <w:vertAlign w:val="baseline"/>
                <w:lang w:val="en-US" w:eastAsia="zh-CN"/>
              </w:rPr>
              <w:t>PR0202</w:t>
            </w:r>
          </w:p>
        </w:tc>
        <w:tc>
          <w:tcPr>
            <w:tcW w:w="243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both"/>
              <w:textAlignment w:val="auto"/>
              <w:rPr>
                <w:rFonts w:hint="eastAsia" w:ascii="宋体" w:hAnsi="宋体" w:eastAsia="宋体" w:cs="宋体"/>
                <w:vertAlign w:val="baseline"/>
                <w:lang w:val="en-US" w:eastAsia="zh-CN"/>
              </w:rPr>
            </w:pPr>
            <w:r>
              <w:rPr>
                <w:rFonts w:hint="eastAsia"/>
              </w:rPr>
              <w:t>机械臂</w:t>
            </w:r>
            <w:ins w:id="0" w:author="Comparison" w:date="2023-08-23T16:28:31Z">
              <w:r>
                <w:rPr>
                  <w:rFonts w:hint="eastAsia"/>
                  <w:lang w:val="en-US" w:eastAsia="zh-CN"/>
                </w:rPr>
                <w:t>肩部</w:t>
              </w:r>
            </w:ins>
            <w:r>
              <w:rPr>
                <w:rFonts w:hint="eastAsia"/>
              </w:rPr>
              <w:t>关节活动范围≥</w:t>
            </w:r>
            <w:ins w:id="1" w:author="Comparison" w:date="2023-08-23T16:28:31Z">
              <w:r>
                <w:rPr>
                  <w:rFonts w:hint="eastAsia"/>
                  <w:lang w:val="en-US" w:eastAsia="zh-CN"/>
                </w:rPr>
                <w:t>28</w:t>
              </w:r>
            </w:ins>
            <w:ins w:id="2" w:author="Comparison" w:date="2023-08-23T16:28:31Z">
              <w:r>
                <w:rPr>
                  <w:rFonts w:hint="eastAsia"/>
                </w:rPr>
                <w:t>0度</w:t>
              </w:r>
            </w:ins>
            <w:ins w:id="3" w:author="Comparison" w:date="2023-08-23T16:28:31Z">
              <w:r>
                <w:rPr>
                  <w:rFonts w:hint="eastAsia"/>
                  <w:lang w:eastAsia="zh-CN"/>
                </w:rPr>
                <w:t>，</w:t>
              </w:r>
            </w:ins>
            <w:ins w:id="4" w:author="Comparison" w:date="2023-08-23T16:28:31Z">
              <w:r>
                <w:rPr>
                  <w:rFonts w:hint="eastAsia"/>
                  <w:lang w:val="en-US" w:eastAsia="zh-CN"/>
                </w:rPr>
                <w:t>肘部</w:t>
              </w:r>
            </w:ins>
            <w:ins w:id="5" w:author="Comparison" w:date="2023-08-23T16:28:31Z">
              <w:r>
                <w:rPr>
                  <w:rFonts w:hint="eastAsia"/>
                </w:rPr>
                <w:t>关节活动范围≥</w:t>
              </w:r>
            </w:ins>
            <w:ins w:id="6" w:author="Comparison" w:date="2023-08-23T16:28:31Z">
              <w:r>
                <w:rPr>
                  <w:rFonts w:hint="eastAsia"/>
                  <w:lang w:val="en-US" w:eastAsia="zh-CN"/>
                </w:rPr>
                <w:t>32</w:t>
              </w:r>
            </w:ins>
            <w:ins w:id="7" w:author="Comparison" w:date="2023-08-23T16:28:31Z">
              <w:r>
                <w:rPr>
                  <w:rFonts w:hint="eastAsia"/>
                </w:rPr>
                <w:t>0度</w:t>
              </w:r>
            </w:ins>
            <w:ins w:id="8" w:author="Comparison" w:date="2023-08-23T16:28:31Z">
              <w:r>
                <w:rPr>
                  <w:rFonts w:hint="eastAsia"/>
                  <w:lang w:eastAsia="zh-CN"/>
                </w:rPr>
                <w:t>，</w:t>
              </w:r>
            </w:ins>
            <w:ins w:id="9" w:author="Comparison" w:date="2023-08-23T16:28:31Z">
              <w:r>
                <w:rPr>
                  <w:rFonts w:hint="eastAsia"/>
                  <w:lang w:val="en-US" w:eastAsia="zh-CN"/>
                </w:rPr>
                <w:t>其他关节活动范围</w:t>
              </w:r>
            </w:ins>
            <w:ins w:id="10" w:author="Comparison" w:date="2023-08-23T16:28:31Z">
              <w:r>
                <w:rPr>
                  <w:rFonts w:hint="eastAsia"/>
                </w:rPr>
                <w:t>≥</w:t>
              </w:r>
            </w:ins>
            <w:ins w:id="11" w:author="Comparison" w:date="2023-08-23T16:28:31Z">
              <w:r>
                <w:rPr>
                  <w:rFonts w:hint="eastAsia"/>
                  <w:lang w:val="en-US" w:eastAsia="zh-CN"/>
                </w:rPr>
                <w:t>700</w:t>
              </w:r>
            </w:ins>
            <w:r>
              <w:rPr>
                <w:rFonts w:hint="eastAsia"/>
                <w:lang w:val="en-US" w:eastAsia="zh-CN"/>
              </w:rPr>
              <w:t>度</w:t>
            </w:r>
          </w:p>
        </w:tc>
        <w:tc>
          <w:tcPr>
            <w:tcW w:w="2588"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left"/>
              <w:textAlignment w:val="auto"/>
              <w:rPr>
                <w:rFonts w:hint="default" w:ascii="宋体" w:hAnsi="宋体" w:eastAsia="宋体" w:cs="宋体"/>
                <w:vertAlign w:val="baseline"/>
                <w:lang w:val="en-US" w:eastAsia="zh-CN"/>
              </w:rPr>
            </w:pPr>
            <w:r>
              <w:rPr>
                <w:rFonts w:hint="eastAsia" w:cs="宋体"/>
                <w:vertAlign w:val="baseline"/>
                <w:lang w:val="en-US" w:eastAsia="zh-CN"/>
              </w:rPr>
              <w:t>选择机械臂</w:t>
            </w:r>
            <w:ins w:id="12" w:author="LJY" w:date="2023-08-23T16:31:15Z">
              <w:r>
                <w:rPr>
                  <w:rFonts w:hint="eastAsia" w:cs="宋体"/>
                  <w:vertAlign w:val="baseline"/>
                  <w:lang w:val="en-US" w:eastAsia="zh-CN"/>
                </w:rPr>
                <w:t>，</w:t>
              </w:r>
            </w:ins>
            <w:ins w:id="13" w:author="LJY" w:date="2023-08-23T16:31:16Z">
              <w:r>
                <w:rPr>
                  <w:rFonts w:hint="eastAsia"/>
                </w:rPr>
                <w:t>机械臂</w:t>
              </w:r>
            </w:ins>
            <w:ins w:id="14" w:author="LJY" w:date="2023-08-23T16:31:16Z">
              <w:r>
                <w:rPr>
                  <w:rFonts w:hint="eastAsia"/>
                  <w:lang w:val="en-US" w:eastAsia="zh-CN"/>
                </w:rPr>
                <w:t>肩部</w:t>
              </w:r>
            </w:ins>
            <w:ins w:id="15" w:author="LJY" w:date="2023-08-23T16:31:16Z">
              <w:r>
                <w:rPr>
                  <w:rFonts w:hint="eastAsia"/>
                </w:rPr>
                <w:t>关节活动范围≥</w:t>
              </w:r>
            </w:ins>
            <w:ins w:id="16" w:author="LJY" w:date="2023-08-23T16:31:16Z">
              <w:r>
                <w:rPr>
                  <w:rFonts w:hint="eastAsia"/>
                  <w:lang w:val="en-US" w:eastAsia="zh-CN"/>
                </w:rPr>
                <w:t>28</w:t>
              </w:r>
            </w:ins>
            <w:ins w:id="17" w:author="LJY" w:date="2023-08-23T16:31:16Z">
              <w:r>
                <w:rPr>
                  <w:rFonts w:hint="eastAsia"/>
                </w:rPr>
                <w:t>0度</w:t>
              </w:r>
            </w:ins>
            <w:ins w:id="18" w:author="LJY" w:date="2023-08-23T16:31:16Z">
              <w:r>
                <w:rPr>
                  <w:rFonts w:hint="eastAsia"/>
                  <w:lang w:eastAsia="zh-CN"/>
                </w:rPr>
                <w:t>，</w:t>
              </w:r>
            </w:ins>
            <w:ins w:id="19" w:author="LJY" w:date="2023-08-23T16:31:16Z">
              <w:r>
                <w:rPr>
                  <w:rFonts w:hint="eastAsia"/>
                  <w:lang w:val="en-US" w:eastAsia="zh-CN"/>
                </w:rPr>
                <w:t>肘部</w:t>
              </w:r>
            </w:ins>
            <w:ins w:id="20" w:author="LJY" w:date="2023-08-23T16:31:16Z">
              <w:r>
                <w:rPr>
                  <w:rFonts w:hint="eastAsia"/>
                </w:rPr>
                <w:t>关节活动范围≥</w:t>
              </w:r>
            </w:ins>
            <w:ins w:id="21" w:author="LJY" w:date="2023-08-23T16:31:16Z">
              <w:r>
                <w:rPr>
                  <w:rFonts w:hint="eastAsia"/>
                  <w:lang w:val="en-US" w:eastAsia="zh-CN"/>
                </w:rPr>
                <w:t>32</w:t>
              </w:r>
            </w:ins>
            <w:ins w:id="22" w:author="LJY" w:date="2023-08-23T16:31:16Z">
              <w:r>
                <w:rPr>
                  <w:rFonts w:hint="eastAsia"/>
                </w:rPr>
                <w:t>0度</w:t>
              </w:r>
            </w:ins>
            <w:ins w:id="23" w:author="LJY" w:date="2023-08-23T16:31:16Z">
              <w:r>
                <w:rPr>
                  <w:rFonts w:hint="eastAsia"/>
                  <w:lang w:eastAsia="zh-CN"/>
                </w:rPr>
                <w:t>，</w:t>
              </w:r>
            </w:ins>
            <w:ins w:id="24" w:author="LJY" w:date="2023-08-23T16:31:16Z">
              <w:r>
                <w:rPr>
                  <w:rFonts w:hint="eastAsia"/>
                  <w:lang w:val="en-US" w:eastAsia="zh-CN"/>
                </w:rPr>
                <w:t>其他关节活动范围</w:t>
              </w:r>
            </w:ins>
            <w:ins w:id="25" w:author="LJY" w:date="2023-08-23T16:31:16Z">
              <w:r>
                <w:rPr>
                  <w:rFonts w:hint="eastAsia"/>
                </w:rPr>
                <w:t>≥</w:t>
              </w:r>
            </w:ins>
            <w:ins w:id="26" w:author="LJY" w:date="2023-08-23T16:31:16Z">
              <w:r>
                <w:rPr>
                  <w:rFonts w:hint="eastAsia"/>
                  <w:lang w:val="en-US" w:eastAsia="zh-CN"/>
                </w:rPr>
                <w:t>700度</w:t>
              </w:r>
            </w:ins>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选用优傲UR5e</w:t>
            </w:r>
          </w:p>
        </w:tc>
      </w:tr>
      <w:bookmarkEnd w:id="6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ascii="宋体" w:hAnsi="宋体" w:eastAsia="宋体" w:cs="宋体"/>
                <w:vertAlign w:val="baseline"/>
                <w:lang w:val="en-US" w:eastAsia="zh-CN"/>
              </w:rPr>
            </w:pPr>
            <w:r>
              <w:rPr>
                <w:rFonts w:hint="eastAsia"/>
                <w:color w:val="auto"/>
                <w:highlight w:val="none"/>
                <w:vertAlign w:val="baseline"/>
                <w:lang w:val="en-US" w:eastAsia="zh-CN"/>
              </w:rPr>
              <w:t>PR0203</w:t>
            </w:r>
          </w:p>
        </w:tc>
        <w:tc>
          <w:tcPr>
            <w:tcW w:w="2435" w:type="dxa"/>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line="288" w:lineRule="auto"/>
              <w:jc w:val="left"/>
              <w:textAlignment w:val="auto"/>
              <w:rPr>
                <w:rFonts w:hint="eastAsia" w:ascii="宋体" w:hAnsi="宋体" w:eastAsia="宋体" w:cs="宋体"/>
                <w:vertAlign w:val="baseline"/>
                <w:lang w:val="en-US" w:eastAsia="zh-CN"/>
              </w:rPr>
            </w:pPr>
            <w:r>
              <w:rPr>
                <w:rFonts w:hint="eastAsia"/>
                <w:color w:val="auto"/>
                <w:highlight w:val="none"/>
                <w:vertAlign w:val="baseline"/>
                <w:lang w:val="en-US" w:eastAsia="zh-CN"/>
              </w:rPr>
              <w:t>机械臂有效功能半径≥850mm</w:t>
            </w:r>
          </w:p>
        </w:tc>
        <w:tc>
          <w:tcPr>
            <w:tcW w:w="2588"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left"/>
              <w:textAlignment w:val="auto"/>
              <w:rPr>
                <w:rFonts w:hint="default" w:ascii="宋体" w:hAnsi="宋体" w:eastAsia="宋体" w:cs="宋体"/>
                <w:vertAlign w:val="baseline"/>
                <w:lang w:val="en-US" w:eastAsia="zh-CN"/>
              </w:rPr>
            </w:pPr>
            <w:r>
              <w:rPr>
                <w:rFonts w:hint="eastAsia" w:cs="宋体"/>
                <w:vertAlign w:val="baseline"/>
                <w:lang w:val="en-US" w:eastAsia="zh-CN"/>
              </w:rPr>
              <w:t>选择</w:t>
            </w:r>
            <w:r>
              <w:rPr>
                <w:rFonts w:hint="eastAsia"/>
                <w:color w:val="auto"/>
                <w:highlight w:val="none"/>
                <w:vertAlign w:val="baseline"/>
                <w:lang w:val="en-US" w:eastAsia="zh-CN"/>
              </w:rPr>
              <w:t>机械臂有效功能半径≥850mm</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选用优傲UR5e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ascii="宋体" w:hAnsi="宋体" w:eastAsia="宋体" w:cs="宋体"/>
                <w:vertAlign w:val="baseline"/>
                <w:lang w:val="en-US" w:eastAsia="zh-CN"/>
              </w:rPr>
            </w:pPr>
            <w:r>
              <w:rPr>
                <w:rFonts w:hint="eastAsia"/>
                <w:color w:val="auto"/>
                <w:highlight w:val="none"/>
                <w:vertAlign w:val="baseline"/>
                <w:lang w:val="en-US" w:eastAsia="zh-CN"/>
              </w:rPr>
              <w:t>PR0301</w:t>
            </w:r>
          </w:p>
        </w:tc>
        <w:tc>
          <w:tcPr>
            <w:tcW w:w="243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both"/>
              <w:textAlignment w:val="auto"/>
              <w:rPr>
                <w:rFonts w:hint="eastAsia" w:ascii="宋体" w:hAnsi="宋体" w:eastAsia="宋体" w:cs="宋体"/>
                <w:vertAlign w:val="baseline"/>
                <w:lang w:val="en-US" w:eastAsia="zh-CN"/>
              </w:rPr>
            </w:pPr>
            <w:r>
              <w:rPr>
                <w:rFonts w:hint="eastAsia"/>
                <w:color w:val="auto"/>
                <w:highlight w:val="none"/>
                <w:vertAlign w:val="baseline"/>
                <w:lang w:val="en-US" w:eastAsia="zh-CN"/>
              </w:rPr>
              <w:t>精度≤</w:t>
            </w:r>
            <w:r>
              <w:rPr>
                <w:rFonts w:hint="eastAsia"/>
                <w:color w:val="auto"/>
                <w:highlight w:val="none"/>
                <w:lang w:val="en-US" w:eastAsia="zh-CN"/>
              </w:rPr>
              <w:t>0.25mm</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cs="宋体"/>
                <w:vertAlign w:val="baseline"/>
                <w:lang w:val="en-US" w:eastAsia="zh-CN"/>
              </w:rPr>
              <w:t>选择相应双目相机实现</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 xml:space="preserve">选用NDI </w:t>
            </w:r>
            <w:r>
              <w:rPr>
                <w:rFonts w:hint="eastAsia" w:ascii="宋体" w:hAnsi="宋体" w:eastAsia="宋体" w:cs="宋体"/>
                <w:vertAlign w:val="baseline"/>
                <w:lang w:val="en-US" w:eastAsia="zh-CN"/>
              </w:rPr>
              <w:t>Polaris Vega 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ascii="宋体" w:hAnsi="宋体" w:eastAsia="宋体" w:cs="宋体"/>
                <w:vertAlign w:val="baseline"/>
                <w:lang w:val="en-US" w:eastAsia="zh-CN"/>
              </w:rPr>
            </w:pPr>
            <w:r>
              <w:rPr>
                <w:rFonts w:hint="eastAsia"/>
                <w:color w:val="auto"/>
                <w:highlight w:val="none"/>
                <w:vertAlign w:val="baseline"/>
                <w:lang w:val="en-US" w:eastAsia="zh-CN"/>
              </w:rPr>
              <w:t>PR0302</w:t>
            </w:r>
          </w:p>
        </w:tc>
        <w:tc>
          <w:tcPr>
            <w:tcW w:w="243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both"/>
              <w:textAlignment w:val="auto"/>
              <w:rPr>
                <w:rFonts w:hint="eastAsia" w:ascii="宋体" w:hAnsi="宋体" w:eastAsia="宋体" w:cs="宋体"/>
                <w:vertAlign w:val="baseline"/>
                <w:lang w:val="en-US" w:eastAsia="zh-CN"/>
              </w:rPr>
            </w:pPr>
            <w:r>
              <w:rPr>
                <w:rFonts w:hint="eastAsia"/>
                <w:color w:val="auto"/>
                <w:highlight w:val="none"/>
                <w:vertAlign w:val="baseline"/>
                <w:lang w:val="en-US" w:eastAsia="zh-CN"/>
              </w:rPr>
              <w:t>定位激光功率≥1mW</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选择相应双目相机实现</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 xml:space="preserve">选用NDI </w:t>
            </w:r>
            <w:r>
              <w:rPr>
                <w:rFonts w:hint="eastAsia" w:ascii="宋体" w:hAnsi="宋体" w:eastAsia="宋体" w:cs="宋体"/>
                <w:vertAlign w:val="baseline"/>
                <w:lang w:val="en-US" w:eastAsia="zh-CN"/>
              </w:rPr>
              <w:t>Polaris Vega 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ascii="宋体" w:hAnsi="宋体" w:eastAsia="宋体" w:cs="宋体"/>
                <w:vertAlign w:val="baseline"/>
                <w:lang w:val="en-US" w:eastAsia="zh-CN"/>
              </w:rPr>
            </w:pPr>
            <w:r>
              <w:rPr>
                <w:rFonts w:hint="eastAsia"/>
                <w:color w:val="auto"/>
                <w:highlight w:val="none"/>
                <w:vertAlign w:val="baseline"/>
                <w:lang w:val="en-US" w:eastAsia="zh-CN"/>
              </w:rPr>
              <w:t>PR0303</w:t>
            </w:r>
          </w:p>
        </w:tc>
        <w:tc>
          <w:tcPr>
            <w:tcW w:w="243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both"/>
              <w:textAlignment w:val="auto"/>
              <w:rPr>
                <w:rFonts w:hint="eastAsia" w:ascii="宋体" w:hAnsi="宋体" w:eastAsia="宋体" w:cs="宋体"/>
                <w:vertAlign w:val="baseline"/>
                <w:lang w:val="en-US" w:eastAsia="zh-CN"/>
              </w:rPr>
            </w:pPr>
            <w:r>
              <w:rPr>
                <w:rFonts w:hint="eastAsia"/>
                <w:color w:val="auto"/>
                <w:highlight w:val="none"/>
                <w:vertAlign w:val="baseline"/>
                <w:lang w:val="en-US" w:eastAsia="zh-CN"/>
              </w:rPr>
              <w:t>最大刷新频率≥60Hz</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cs="宋体"/>
                <w:vertAlign w:val="baseline"/>
                <w:lang w:val="en-US" w:eastAsia="zh-CN"/>
              </w:rPr>
              <w:t>选择相应双目相机实现</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 xml:space="preserve">选用NDI </w:t>
            </w:r>
            <w:r>
              <w:rPr>
                <w:rFonts w:hint="eastAsia" w:ascii="宋体" w:hAnsi="宋体" w:eastAsia="宋体" w:cs="宋体"/>
                <w:vertAlign w:val="baseline"/>
                <w:lang w:val="en-US" w:eastAsia="zh-CN"/>
              </w:rPr>
              <w:t>Polaris Vega 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ascii="宋体" w:hAnsi="宋体" w:eastAsia="宋体" w:cs="宋体"/>
                <w:vertAlign w:val="baseline"/>
                <w:lang w:val="en-US" w:eastAsia="zh-CN"/>
              </w:rPr>
            </w:pPr>
            <w:r>
              <w:rPr>
                <w:rFonts w:hint="eastAsia"/>
                <w:color w:val="auto"/>
                <w:highlight w:val="none"/>
                <w:vertAlign w:val="baseline"/>
                <w:lang w:val="en-US" w:eastAsia="zh-CN"/>
              </w:rPr>
              <w:t>PR0304</w:t>
            </w:r>
          </w:p>
        </w:tc>
        <w:tc>
          <w:tcPr>
            <w:tcW w:w="243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both"/>
              <w:textAlignment w:val="auto"/>
              <w:rPr>
                <w:rFonts w:hint="eastAsia" w:ascii="宋体" w:hAnsi="宋体" w:eastAsia="宋体" w:cs="宋体"/>
                <w:vertAlign w:val="baseline"/>
                <w:lang w:val="en-US" w:eastAsia="zh-CN"/>
              </w:rPr>
            </w:pPr>
            <w:r>
              <w:rPr>
                <w:rFonts w:hint="eastAsia"/>
                <w:color w:val="auto"/>
                <w:highlight w:val="none"/>
                <w:vertAlign w:val="baseline"/>
                <w:lang w:val="en-US" w:eastAsia="zh-CN"/>
              </w:rPr>
              <w:t>光学跟踪相机重量≤1.7Kg</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cs="宋体"/>
                <w:vertAlign w:val="baseline"/>
                <w:lang w:val="en-US" w:eastAsia="zh-CN"/>
              </w:rPr>
              <w:t>选择相应双目相机实现</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 xml:space="preserve">选用NDI </w:t>
            </w:r>
            <w:r>
              <w:rPr>
                <w:rFonts w:hint="eastAsia" w:ascii="宋体" w:hAnsi="宋体" w:eastAsia="宋体" w:cs="宋体"/>
                <w:vertAlign w:val="baseline"/>
                <w:lang w:val="en-US" w:eastAsia="zh-CN"/>
              </w:rPr>
              <w:t>Polaris Vega 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ascii="宋体" w:hAnsi="宋体" w:eastAsia="宋体" w:cs="宋体"/>
                <w:vertAlign w:val="baseline"/>
                <w:lang w:val="en-US" w:eastAsia="zh-CN"/>
              </w:rPr>
            </w:pPr>
            <w:r>
              <w:rPr>
                <w:rFonts w:hint="eastAsia"/>
                <w:color w:val="auto"/>
                <w:highlight w:val="none"/>
                <w:vertAlign w:val="baseline"/>
                <w:lang w:val="en-US" w:eastAsia="zh-CN"/>
              </w:rPr>
              <w:t>PR0305</w:t>
            </w:r>
          </w:p>
        </w:tc>
        <w:tc>
          <w:tcPr>
            <w:tcW w:w="243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both"/>
              <w:textAlignment w:val="auto"/>
              <w:rPr>
                <w:rFonts w:hint="eastAsia"/>
                <w:color w:val="auto"/>
                <w:highlight w:val="none"/>
                <w:vertAlign w:val="baseline"/>
                <w:lang w:val="en-US" w:eastAsia="zh-CN"/>
              </w:rPr>
            </w:pPr>
            <w:r>
              <w:rPr>
                <w:rFonts w:hint="eastAsia"/>
                <w:color w:val="auto"/>
                <w:highlight w:val="none"/>
                <w:vertAlign w:val="baseline"/>
                <w:lang w:val="en-US" w:eastAsia="zh-CN"/>
              </w:rPr>
              <w:t>视场范围纵向范围950mm至3000mm，</w:t>
            </w:r>
          </w:p>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both"/>
              <w:textAlignment w:val="auto"/>
              <w:rPr>
                <w:rFonts w:hint="eastAsia" w:ascii="宋体" w:hAnsi="宋体" w:eastAsia="宋体" w:cs="宋体"/>
                <w:vertAlign w:val="baseline"/>
                <w:lang w:val="en-US" w:eastAsia="zh-CN"/>
              </w:rPr>
            </w:pPr>
            <w:r>
              <w:rPr>
                <w:rFonts w:hint="eastAsia"/>
                <w:color w:val="auto"/>
                <w:highlight w:val="none"/>
                <w:vertAlign w:val="baseline"/>
                <w:lang w:val="en-US" w:eastAsia="zh-CN"/>
              </w:rPr>
              <w:t>横向范围480mm*448mm 至1856mm*1470mm</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cs="宋体"/>
                <w:vertAlign w:val="baseline"/>
                <w:lang w:val="en-US" w:eastAsia="zh-CN"/>
              </w:rPr>
              <w:t>选择相应双目相机实现</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 xml:space="preserve">选用NDI </w:t>
            </w:r>
            <w:r>
              <w:rPr>
                <w:rFonts w:hint="eastAsia" w:ascii="宋体" w:hAnsi="宋体" w:eastAsia="宋体" w:cs="宋体"/>
                <w:vertAlign w:val="baseline"/>
                <w:lang w:val="en-US" w:eastAsia="zh-CN"/>
              </w:rPr>
              <w:t>Polaris Vega 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color w:val="auto"/>
                <w:highlight w:val="none"/>
                <w:vertAlign w:val="baseline"/>
                <w:lang w:val="en-US" w:eastAsia="zh-CN"/>
              </w:rPr>
              <w:t>PR0401</w:t>
            </w:r>
          </w:p>
        </w:tc>
        <w:tc>
          <w:tcPr>
            <w:tcW w:w="243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both"/>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color w:val="auto"/>
                <w:highlight w:val="none"/>
                <w:vertAlign w:val="baseline"/>
                <w:lang w:val="en-US" w:eastAsia="zh-CN"/>
              </w:rPr>
              <w:t>内存容量≥16GB</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cs="宋体"/>
                <w:vertAlign w:val="baseline"/>
                <w:lang w:val="en-US" w:eastAsia="zh-CN"/>
              </w:rPr>
            </w:pPr>
            <w:r>
              <w:rPr>
                <w:rFonts w:hint="eastAsia" w:cs="宋体"/>
                <w:vertAlign w:val="baseline"/>
                <w:lang w:val="en-US" w:eastAsia="zh-CN"/>
              </w:rPr>
              <w:t>选择相应主站机器</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 xml:space="preserve">选用HP </w:t>
            </w:r>
            <w:r>
              <w:rPr>
                <w:rFonts w:hint="eastAsia" w:ascii="宋体" w:hAnsi="宋体" w:eastAsia="宋体" w:cs="宋体"/>
                <w:vertAlign w:val="baseline"/>
                <w:lang w:val="en-US" w:eastAsia="zh-CN"/>
              </w:rPr>
              <w:t>Elite Mini 800 G9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color w:val="auto"/>
                <w:highlight w:val="none"/>
                <w:vertAlign w:val="baseline"/>
                <w:lang w:val="en-US" w:eastAsia="zh-CN"/>
              </w:rPr>
              <w:t>PR0402</w:t>
            </w:r>
          </w:p>
        </w:tc>
        <w:tc>
          <w:tcPr>
            <w:tcW w:w="243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both"/>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color w:val="auto"/>
                <w:highlight w:val="none"/>
                <w:vertAlign w:val="baseline"/>
                <w:lang w:val="en-US" w:eastAsia="zh-CN"/>
              </w:rPr>
              <w:t>硬盘容量≥1TB</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vertAlign w:val="baseline"/>
                <w:lang w:val="en-US" w:eastAsia="zh-CN"/>
              </w:rPr>
            </w:pPr>
            <w:r>
              <w:rPr>
                <w:rFonts w:hint="eastAsia" w:cs="宋体"/>
                <w:vertAlign w:val="baseline"/>
                <w:lang w:val="en-US" w:eastAsia="zh-CN"/>
              </w:rPr>
              <w:t>选择相应主站机器</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 xml:space="preserve">选用HP </w:t>
            </w:r>
            <w:r>
              <w:rPr>
                <w:rFonts w:hint="eastAsia" w:ascii="宋体" w:hAnsi="宋体" w:eastAsia="宋体" w:cs="宋体"/>
                <w:vertAlign w:val="baseline"/>
                <w:lang w:val="en-US" w:eastAsia="zh-CN"/>
              </w:rPr>
              <w:t>Elite Mini 800 G9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color w:val="auto"/>
                <w:highlight w:val="none"/>
                <w:vertAlign w:val="baseline"/>
                <w:lang w:val="en-US" w:eastAsia="zh-CN"/>
              </w:rPr>
              <w:t>PR0403</w:t>
            </w:r>
          </w:p>
        </w:tc>
        <w:tc>
          <w:tcPr>
            <w:tcW w:w="243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both"/>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color w:val="auto"/>
                <w:highlight w:val="none"/>
                <w:vertAlign w:val="baseline"/>
                <w:lang w:val="en-US" w:eastAsia="zh-CN"/>
              </w:rPr>
              <w:t>CPU主频≥3.6GHz</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vertAlign w:val="baseline"/>
                <w:lang w:val="en-US" w:eastAsia="zh-CN"/>
              </w:rPr>
            </w:pPr>
            <w:r>
              <w:rPr>
                <w:rFonts w:hint="eastAsia" w:cs="宋体"/>
                <w:vertAlign w:val="baseline"/>
                <w:lang w:val="en-US" w:eastAsia="zh-CN"/>
              </w:rPr>
              <w:t>选择相应主站机器</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 xml:space="preserve">选用HP </w:t>
            </w:r>
            <w:r>
              <w:rPr>
                <w:rFonts w:hint="eastAsia" w:ascii="宋体" w:hAnsi="宋体" w:eastAsia="宋体" w:cs="宋体"/>
                <w:vertAlign w:val="baseline"/>
                <w:lang w:val="en-US" w:eastAsia="zh-CN"/>
              </w:rPr>
              <w:t>Elite Mini 800 G9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color w:val="auto"/>
                <w:highlight w:val="none"/>
                <w:vertAlign w:val="baseline"/>
                <w:lang w:val="en-US" w:eastAsia="zh-CN"/>
              </w:rPr>
              <w:t>PR0404</w:t>
            </w:r>
          </w:p>
        </w:tc>
        <w:tc>
          <w:tcPr>
            <w:tcW w:w="243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both"/>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color w:val="auto"/>
                <w:highlight w:val="none"/>
                <w:vertAlign w:val="baseline"/>
                <w:lang w:val="en-US" w:eastAsia="zh-CN"/>
              </w:rPr>
              <w:t>GPU内存≥4GB</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vertAlign w:val="baseline"/>
                <w:lang w:val="en-US" w:eastAsia="zh-CN"/>
              </w:rPr>
            </w:pPr>
            <w:r>
              <w:rPr>
                <w:rFonts w:hint="eastAsia" w:cs="宋体"/>
                <w:vertAlign w:val="baseline"/>
                <w:lang w:val="en-US" w:eastAsia="zh-CN"/>
              </w:rPr>
              <w:t>选择相应主站机器</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 xml:space="preserve">选用HP </w:t>
            </w:r>
            <w:r>
              <w:rPr>
                <w:rFonts w:hint="eastAsia" w:ascii="宋体" w:hAnsi="宋体" w:eastAsia="宋体" w:cs="宋体"/>
                <w:vertAlign w:val="baseline"/>
                <w:lang w:val="en-US" w:eastAsia="zh-CN"/>
              </w:rPr>
              <w:t>Elite Mini 800 G9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color w:val="auto"/>
                <w:highlight w:val="none"/>
                <w:vertAlign w:val="baseline"/>
                <w:lang w:val="en-US" w:eastAsia="zh-CN"/>
              </w:rPr>
              <w:t>PR0405</w:t>
            </w:r>
          </w:p>
        </w:tc>
        <w:tc>
          <w:tcPr>
            <w:tcW w:w="243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both"/>
              <w:textAlignment w:val="auto"/>
              <w:rPr>
                <w:rFonts w:hint="eastAsia" w:ascii="宋体" w:hAnsi="宋体" w:eastAsia="宋体" w:cs="Times New Roman"/>
                <w:color w:val="auto"/>
                <w:kern w:val="2"/>
                <w:sz w:val="21"/>
                <w:szCs w:val="24"/>
                <w:highlight w:val="none"/>
                <w:vertAlign w:val="baseline"/>
                <w:lang w:val="en-US" w:eastAsia="zh-CN" w:bidi="ar-SA"/>
              </w:rPr>
            </w:pPr>
            <w:r>
              <w:rPr>
                <w:rFonts w:hint="eastAsia"/>
                <w:color w:val="auto"/>
                <w:highlight w:val="none"/>
                <w:vertAlign w:val="baseline"/>
                <w:lang w:val="en-US" w:eastAsia="zh-CN"/>
              </w:rPr>
              <w:t>显存频率≥14Gbps</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vertAlign w:val="baseline"/>
                <w:lang w:val="en-US" w:eastAsia="zh-CN"/>
              </w:rPr>
            </w:pPr>
            <w:r>
              <w:rPr>
                <w:rFonts w:hint="eastAsia" w:cs="宋体"/>
                <w:vertAlign w:val="baseline"/>
                <w:lang w:val="en-US" w:eastAsia="zh-CN"/>
              </w:rPr>
              <w:t>选择相应主站机器</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 xml:space="preserve">选用HP </w:t>
            </w:r>
            <w:r>
              <w:rPr>
                <w:rFonts w:hint="eastAsia" w:ascii="宋体" w:hAnsi="宋体" w:eastAsia="宋体" w:cs="宋体"/>
                <w:vertAlign w:val="baseline"/>
                <w:lang w:val="en-US" w:eastAsia="zh-CN"/>
              </w:rPr>
              <w:t>Elite Mini 800 G9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7D7D7" w:themeFill="background1" w:themeFillShade="D8"/>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b/>
                <w:bCs/>
                <w:highlight w:val="none"/>
                <w:vertAlign w:val="baseline"/>
                <w:lang w:val="en-US" w:eastAsia="zh-CN"/>
              </w:rPr>
              <w:t>技术需求规格书</w:t>
            </w:r>
            <w:r>
              <w:rPr>
                <w:rFonts w:hint="eastAsia" w:ascii="宋体" w:hAnsi="宋体" w:eastAsia="宋体" w:cs="宋体"/>
                <w:b/>
                <w:bCs/>
                <w:highlight w:val="none"/>
                <w:vertAlign w:val="baseline"/>
                <w:lang w:val="en-US" w:eastAsia="zh-CN"/>
              </w:rPr>
              <w:t>-</w:t>
            </w:r>
            <w:r>
              <w:rPr>
                <w:rFonts w:hint="eastAsia" w:cs="宋体"/>
                <w:b/>
                <w:bCs/>
                <w:highlight w:val="none"/>
                <w:vertAlign w:val="baseline"/>
                <w:lang w:val="en-US" w:eastAsia="zh-CN"/>
              </w:rPr>
              <w:t>导航台车</w:t>
            </w:r>
            <w:r>
              <w:rPr>
                <w:rFonts w:hint="eastAsia" w:ascii="宋体" w:hAnsi="宋体" w:eastAsia="宋体" w:cs="宋体"/>
                <w:b/>
                <w:bCs/>
                <w:highlight w:val="none"/>
                <w:vertAlign w:val="baseline"/>
                <w:lang w:val="en-US" w:eastAsia="zh-CN"/>
              </w:rPr>
              <w:t>功能需求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cs="宋体"/>
                <w:b/>
                <w:bCs/>
                <w:vertAlign w:val="baseline"/>
                <w:lang w:val="en-US" w:eastAsia="zh-CN"/>
              </w:rPr>
            </w:pPr>
            <w:r>
              <w:rPr>
                <w:rFonts w:hint="eastAsia" w:ascii="宋体" w:hAnsi="宋体" w:cs="宋体"/>
                <w:b/>
                <w:bCs/>
                <w:vertAlign w:val="baseline"/>
                <w:lang w:val="en-US" w:eastAsia="zh-CN"/>
              </w:rPr>
              <w:t>输入需</w:t>
            </w:r>
          </w:p>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求序号</w:t>
            </w:r>
          </w:p>
        </w:tc>
        <w:tc>
          <w:tcPr>
            <w:tcW w:w="2435"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功能需求</w:t>
            </w:r>
          </w:p>
        </w:tc>
        <w:tc>
          <w:tcPr>
            <w:tcW w:w="2588"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硬件实现方式</w:t>
            </w:r>
            <w:r>
              <w:rPr>
                <w:rFonts w:hint="eastAsia" w:cs="宋体"/>
                <w:b/>
                <w:bCs/>
                <w:vertAlign w:val="baseline"/>
                <w:lang w:val="en-US" w:eastAsia="zh-CN"/>
              </w:rPr>
              <w:t>说明</w:t>
            </w:r>
          </w:p>
        </w:tc>
        <w:tc>
          <w:tcPr>
            <w:tcW w:w="2384"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eastAsia="宋体" w:cs="宋体"/>
                <w:b/>
                <w:bCs/>
                <w:vertAlign w:val="baseline"/>
                <w:lang w:val="en-US" w:eastAsia="zh-CN"/>
              </w:rPr>
              <w:t>功能</w:t>
            </w:r>
            <w:r>
              <w:rPr>
                <w:rFonts w:hint="eastAsia" w:ascii="宋体" w:hAnsi="宋体" w:cs="宋体"/>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TR020001</w:t>
            </w:r>
          </w:p>
        </w:tc>
        <w:tc>
          <w:tcPr>
            <w:tcW w:w="243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使用环境：手术室</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采用符合GB/T 14710-2009环境要求的元器件，同时进行优化设计</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TR020003</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vertAlign w:val="baseline"/>
                <w:lang w:val="en-US" w:eastAsia="zh-CN"/>
              </w:rPr>
            </w:pPr>
            <w:r>
              <w:rPr>
                <w:rFonts w:hint="default" w:ascii="Times New Roman" w:hAnsi="Times New Roman" w:eastAsia="宋体" w:cs="Times New Roman"/>
                <w:color w:val="auto"/>
                <w:sz w:val="21"/>
                <w:highlight w:val="none"/>
                <w:lang w:val="en-US" w:eastAsia="zh-CN"/>
              </w:rPr>
              <w:t>供电方式</w:t>
            </w:r>
            <w:r>
              <w:rPr>
                <w:rFonts w:hint="eastAsia" w:eastAsia="宋体" w:cs="Times New Roman"/>
                <w:color w:val="auto"/>
                <w:sz w:val="21"/>
                <w:highlight w:val="none"/>
                <w:lang w:val="en-US" w:eastAsia="zh-CN"/>
              </w:rPr>
              <w:t>：</w:t>
            </w:r>
            <w:r>
              <w:rPr>
                <w:rFonts w:hint="default" w:ascii="Times New Roman" w:hAnsi="Times New Roman" w:eastAsia="宋体" w:cs="Times New Roman"/>
                <w:color w:val="auto"/>
                <w:highlight w:val="none"/>
                <w:lang w:val="en-US" w:eastAsia="zh-CN"/>
              </w:rPr>
              <w:t>AC 220V</w:t>
            </w:r>
            <w:r>
              <w:rPr>
                <w:rFonts w:hint="eastAsia" w:ascii="Times New Roman" w:hAnsi="Times New Roman" w:cs="Times New Roman"/>
                <w:color w:val="auto"/>
                <w:highlight w:val="none"/>
                <w:lang w:val="en-US" w:eastAsia="zh-CN"/>
              </w:rPr>
              <w:t xml:space="preserve"> </w:t>
            </w:r>
            <w:r>
              <w:rPr>
                <w:rFonts w:hint="default" w:ascii="Times New Roman" w:hAnsi="Times New Roman" w:eastAsia="宋体" w:cs="Times New Roman"/>
                <w:color w:val="auto"/>
                <w:highlight w:val="none"/>
                <w:lang w:val="en-US" w:eastAsia="zh-CN"/>
              </w:rPr>
              <w:t>50/60Hz</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选用</w:t>
            </w:r>
            <w:r>
              <w:rPr>
                <w:rFonts w:hint="eastAsia" w:ascii="宋体" w:hAnsi="宋体" w:eastAsia="宋体" w:cs="宋体"/>
                <w:vertAlign w:val="baseline"/>
                <w:lang w:val="en-US" w:eastAsia="zh-CN"/>
              </w:rPr>
              <w:t>AC 220V  50/60Hz</w:t>
            </w:r>
            <w:r>
              <w:rPr>
                <w:rFonts w:hint="eastAsia" w:ascii="宋体" w:hAnsi="宋体" w:cs="宋体"/>
                <w:vertAlign w:val="baseline"/>
                <w:lang w:val="en-US" w:eastAsia="zh-CN"/>
              </w:rPr>
              <w:t>电源配套关键器件</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TR020005</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接口：</w:t>
            </w:r>
            <w:r>
              <w:rPr>
                <w:rFonts w:hint="default" w:ascii="Times New Roman" w:hAnsi="Times New Roman" w:eastAsia="宋体" w:cs="Times New Roman"/>
                <w:color w:val="auto"/>
                <w:highlight w:val="none"/>
              </w:rPr>
              <w:t>USB</w:t>
            </w:r>
            <w:r>
              <w:rPr>
                <w:rFonts w:hint="eastAsia" w:ascii="Times New Roman" w:hAnsi="Times New Roman" w:cs="Times New Roman"/>
                <w:color w:val="auto"/>
                <w:highlight w:val="none"/>
                <w:lang w:val="en-US" w:eastAsia="zh-CN"/>
              </w:rPr>
              <w:t>3.0接口4</w:t>
            </w:r>
            <w:r>
              <w:rPr>
                <w:rFonts w:hint="default" w:ascii="Times New Roman" w:hAnsi="Times New Roman" w:eastAsia="宋体" w:cs="Times New Roman"/>
                <w:color w:val="auto"/>
                <w:highlight w:val="none"/>
              </w:rPr>
              <w:t>个</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主机选型需要大于</w:t>
            </w:r>
            <w:r>
              <w:rPr>
                <w:rFonts w:hint="eastAsia" w:cs="宋体"/>
                <w:vertAlign w:val="baseline"/>
                <w:lang w:val="en-US" w:eastAsia="zh-CN"/>
              </w:rPr>
              <w:t>4</w:t>
            </w:r>
            <w:r>
              <w:rPr>
                <w:rFonts w:hint="eastAsia" w:ascii="宋体" w:hAnsi="宋体" w:cs="宋体"/>
                <w:vertAlign w:val="baseline"/>
                <w:lang w:val="en-US" w:eastAsia="zh-CN"/>
              </w:rPr>
              <w:t>个USB接口</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 xml:space="preserve">选用HP </w:t>
            </w:r>
            <w:r>
              <w:rPr>
                <w:rFonts w:hint="eastAsia" w:ascii="宋体" w:hAnsi="宋体" w:eastAsia="宋体" w:cs="宋体"/>
                <w:vertAlign w:val="baseline"/>
                <w:lang w:val="en-US" w:eastAsia="zh-CN"/>
              </w:rPr>
              <w:t>Elite Mini 800 G9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TR020006</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接口：</w:t>
            </w:r>
            <w:r>
              <w:rPr>
                <w:rFonts w:hint="eastAsia" w:ascii="Times New Roman" w:hAnsi="Times New Roman" w:cs="Times New Roman"/>
                <w:color w:val="auto"/>
                <w:highlight w:val="none"/>
                <w:lang w:val="en-US" w:eastAsia="zh-CN"/>
              </w:rPr>
              <w:t>百兆</w:t>
            </w:r>
            <w:r>
              <w:rPr>
                <w:rFonts w:hint="default" w:ascii="Times New Roman" w:hAnsi="Times New Roman" w:eastAsia="宋体" w:cs="Times New Roman"/>
                <w:color w:val="auto"/>
                <w:highlight w:val="none"/>
              </w:rPr>
              <w:t>网口</w:t>
            </w:r>
            <w:r>
              <w:rPr>
                <w:rFonts w:hint="eastAsia" w:ascii="Times New Roman" w:hAnsi="Times New Roman" w:cs="Times New Roman"/>
                <w:color w:val="auto"/>
                <w:highlight w:val="none"/>
                <w:lang w:val="en-US" w:eastAsia="zh-CN"/>
              </w:rPr>
              <w:t>3</w:t>
            </w:r>
            <w:r>
              <w:rPr>
                <w:rFonts w:hint="default" w:ascii="Times New Roman" w:hAnsi="Times New Roman" w:eastAsia="宋体" w:cs="Times New Roman"/>
                <w:color w:val="auto"/>
                <w:highlight w:val="none"/>
              </w:rPr>
              <w:t>个</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使用交换机扩展网口</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选用腾达TEG1008M交换机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TR020007</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接口：</w:t>
            </w:r>
            <w:r>
              <w:rPr>
                <w:rFonts w:hint="default" w:ascii="Times New Roman" w:hAnsi="Times New Roman" w:eastAsia="宋体" w:cs="Times New Roman"/>
                <w:color w:val="auto"/>
                <w:highlight w:val="none"/>
              </w:rPr>
              <w:t>电源</w:t>
            </w:r>
            <w:r>
              <w:rPr>
                <w:rFonts w:hint="default" w:ascii="Times New Roman" w:hAnsi="Times New Roman" w:eastAsia="宋体" w:cs="Times New Roman"/>
                <w:color w:val="auto"/>
                <w:highlight w:val="none"/>
                <w:lang w:val="en-US" w:eastAsia="zh-CN"/>
              </w:rPr>
              <w:t>接口</w:t>
            </w:r>
            <w:r>
              <w:rPr>
                <w:rFonts w:hint="default" w:ascii="Times New Roman" w:hAnsi="Times New Roman" w:eastAsia="宋体" w:cs="Times New Roman"/>
                <w:color w:val="auto"/>
                <w:highlight w:val="none"/>
              </w:rPr>
              <w:t>1个（防脱落设计）</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电源接口选用带防脱落装置的接口</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电源增加</w:t>
            </w:r>
            <w:r>
              <w:rPr>
                <w:rFonts w:hint="eastAsia" w:ascii="宋体" w:hAnsi="宋体" w:eastAsia="宋体" w:cs="宋体"/>
                <w:vertAlign w:val="baseline"/>
                <w:lang w:val="en-US" w:eastAsia="zh-CN"/>
              </w:rPr>
              <w:t>卡扣式防脱扣忧久QT-102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TR020008</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ascii="Times New Roman" w:hAnsi="Times New Roman" w:cs="Times New Roman"/>
                <w:color w:val="auto"/>
                <w:lang w:val="en-US" w:eastAsia="zh-CN"/>
              </w:rPr>
              <w:t>接口：</w:t>
            </w:r>
            <w:r>
              <w:rPr>
                <w:rFonts w:hint="eastAsia" w:ascii="Times New Roman" w:hAnsi="Times New Roman" w:cs="Times New Roman"/>
                <w:color w:val="auto"/>
              </w:rPr>
              <w:t>视频接口1个</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vertAlign w:val="baseline"/>
                <w:lang w:val="en-US" w:eastAsia="zh-CN"/>
              </w:rPr>
            </w:pPr>
            <w:r>
              <w:rPr>
                <w:rFonts w:hint="eastAsia" w:cs="宋体"/>
                <w:vertAlign w:val="baseline"/>
                <w:lang w:val="en-US" w:eastAsia="zh-CN"/>
              </w:rPr>
              <w:t>使用HDMI</w:t>
            </w:r>
            <w:r>
              <w:rPr>
                <w:rFonts w:hint="eastAsia" w:ascii="Times New Roman" w:hAnsi="Times New Roman" w:cs="Times New Roman"/>
                <w:color w:val="auto"/>
                <w:highlight w:val="none"/>
                <w:lang w:val="en-US" w:eastAsia="zh-CN"/>
              </w:rPr>
              <w:t>视频</w:t>
            </w:r>
            <w:r>
              <w:rPr>
                <w:rFonts w:hint="eastAsia" w:cs="宋体"/>
                <w:vertAlign w:val="baseline"/>
                <w:lang w:val="en-US" w:eastAsia="zh-CN"/>
              </w:rPr>
              <w:t>接口</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cs="宋体"/>
                <w:vertAlign w:val="baseline"/>
                <w:lang w:val="en-US" w:eastAsia="zh-CN"/>
              </w:rPr>
            </w:pPr>
            <w:r>
              <w:rPr>
                <w:rFonts w:hint="eastAsia" w:cs="宋体"/>
                <w:vertAlign w:val="baseline"/>
                <w:lang w:val="en-US" w:eastAsia="zh-CN"/>
              </w:rPr>
              <w:t>选用凌科LP-24-HDMI型接头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TR020009</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开关</w:t>
            </w:r>
            <w:r>
              <w:rPr>
                <w:rFonts w:hint="default" w:ascii="Times New Roman" w:hAnsi="Times New Roman" w:eastAsia="宋体" w:cs="Times New Roman"/>
                <w:color w:val="auto"/>
                <w:sz w:val="21"/>
                <w:highlight w:val="none"/>
                <w:lang w:val="en-US" w:eastAsia="zh-CN"/>
              </w:rPr>
              <w:t>按钮</w:t>
            </w:r>
            <w:r>
              <w:rPr>
                <w:rFonts w:hint="eastAsia" w:ascii="宋体" w:hAnsi="宋体" w:eastAsia="宋体" w:cs="宋体"/>
                <w:vertAlign w:val="baseline"/>
                <w:lang w:val="en-US" w:eastAsia="zh-CN"/>
              </w:rPr>
              <w:t>：</w:t>
            </w:r>
            <w:r>
              <w:rPr>
                <w:rFonts w:hint="eastAsia" w:cs="宋体"/>
                <w:vertAlign w:val="baseline"/>
                <w:lang w:val="en-US" w:eastAsia="zh-CN"/>
              </w:rPr>
              <w:t>电源总开关</w:t>
            </w:r>
            <w:r>
              <w:rPr>
                <w:rFonts w:hint="eastAsia" w:ascii="宋体" w:hAnsi="宋体" w:eastAsia="宋体" w:cs="宋体"/>
                <w:vertAlign w:val="baseline"/>
                <w:lang w:val="en-US" w:eastAsia="zh-CN"/>
              </w:rPr>
              <w:t>1个</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电源部分外置一个开关</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选用DD12.9321.111型</w:t>
            </w:r>
            <w:r>
              <w:rPr>
                <w:rFonts w:hint="eastAsia" w:ascii="宋体" w:hAnsi="宋体" w:eastAsia="宋体" w:cs="宋体"/>
                <w:vertAlign w:val="baseline"/>
                <w:lang w:val="en-US" w:eastAsia="zh-CN"/>
              </w:rPr>
              <w:t>电源接入连接器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TR020010</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开关</w:t>
            </w:r>
            <w:r>
              <w:rPr>
                <w:rFonts w:hint="default" w:ascii="Times New Roman" w:hAnsi="Times New Roman" w:eastAsia="宋体" w:cs="Times New Roman"/>
                <w:color w:val="auto"/>
                <w:sz w:val="21"/>
                <w:highlight w:val="none"/>
                <w:lang w:val="en-US" w:eastAsia="zh-CN"/>
              </w:rPr>
              <w:t>按钮</w:t>
            </w:r>
            <w:r>
              <w:rPr>
                <w:rFonts w:hint="eastAsia" w:ascii="宋体" w:hAnsi="宋体" w:eastAsia="宋体" w:cs="宋体"/>
                <w:vertAlign w:val="baseline"/>
                <w:lang w:val="en-US" w:eastAsia="zh-CN"/>
              </w:rPr>
              <w:t>：系统</w:t>
            </w:r>
            <w:r>
              <w:rPr>
                <w:rFonts w:hint="eastAsia" w:ascii="Times New Roman" w:hAnsi="Times New Roman" w:cs="Times New Roman"/>
              </w:rPr>
              <w:t>开机</w:t>
            </w:r>
            <w:r>
              <w:rPr>
                <w:rFonts w:ascii="Times New Roman" w:hAnsi="Times New Roman" w:cs="Times New Roman"/>
              </w:rPr>
              <w:t>按钮</w:t>
            </w:r>
            <w:r>
              <w:rPr>
                <w:rFonts w:hint="eastAsia" w:ascii="宋体" w:hAnsi="宋体" w:eastAsia="宋体" w:cs="宋体"/>
                <w:vertAlign w:val="baseline"/>
                <w:lang w:val="en-US" w:eastAsia="zh-CN"/>
              </w:rPr>
              <w:t>1个（包括指示灯）</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vertAlign w:val="baseline"/>
                <w:lang w:val="en-US" w:eastAsia="zh-CN"/>
              </w:rPr>
            </w:pPr>
            <w:r>
              <w:rPr>
                <w:rFonts w:hint="eastAsia" w:cs="宋体"/>
                <w:vertAlign w:val="baseline"/>
                <w:lang w:val="en-US" w:eastAsia="zh-CN"/>
              </w:rPr>
              <w:t>工作站开关外接一个带灯的开关机按钮</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选用丰奕</w:t>
            </w:r>
            <w:r>
              <w:rPr>
                <w:rFonts w:hint="eastAsia" w:ascii="宋体" w:hAnsi="宋体" w:eastAsia="宋体" w:cs="宋体"/>
                <w:vertAlign w:val="baseline"/>
                <w:lang w:val="en-US" w:eastAsia="zh-CN"/>
              </w:rPr>
              <w:t>16mm金属带灯按钮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TR020011</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灯光：电源指示灯1个，设备上电后立即亮起</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电源开关并联一个指示灯</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选用红波金属</w:t>
            </w:r>
            <w:r>
              <w:rPr>
                <w:rFonts w:hint="default" w:ascii="宋体" w:hAnsi="宋体" w:eastAsia="宋体" w:cs="宋体"/>
                <w:vertAlign w:val="baseline"/>
                <w:lang w:val="en-US" w:eastAsia="zh-CN"/>
              </w:rPr>
              <w:t>指示灯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TR020012</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灯光：</w:t>
            </w:r>
            <w:r>
              <w:rPr>
                <w:rFonts w:hint="eastAsia" w:ascii="Times New Roman" w:hAnsi="Times New Roman" w:cs="Times New Roman"/>
                <w:color w:val="auto"/>
                <w:highlight w:val="none"/>
                <w:lang w:val="en-US" w:eastAsia="zh-CN"/>
              </w:rPr>
              <w:t>UPS充电状态指示灯1个</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ascii="宋体" w:hAnsi="宋体" w:cs="宋体"/>
                <w:kern w:val="2"/>
                <w:sz w:val="21"/>
                <w:szCs w:val="24"/>
                <w:vertAlign w:val="baseline"/>
                <w:lang w:val="en-US" w:eastAsia="zh-CN" w:bidi="ar-SA"/>
              </w:rPr>
              <w:t>设计</w:t>
            </w:r>
            <w:r>
              <w:rPr>
                <w:rFonts w:hint="eastAsia" w:cs="宋体"/>
                <w:vertAlign w:val="baseline"/>
                <w:lang w:val="en-US" w:eastAsia="zh-CN"/>
              </w:rPr>
              <w:t>台车控制板进行UPS充电状态查询并进行灯光指示</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cs="宋体"/>
                <w:vertAlign w:val="baseline"/>
                <w:lang w:val="en-US" w:eastAsia="zh-CN"/>
              </w:rPr>
              <w:t>见5.1.7台车控制板指示灯模块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TR020013</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灯光：</w:t>
            </w:r>
            <w:r>
              <w:rPr>
                <w:rFonts w:hint="default" w:ascii="Times New Roman" w:hAnsi="Times New Roman" w:eastAsia="宋体" w:cs="Times New Roman"/>
                <w:color w:val="auto"/>
                <w:highlight w:val="none"/>
              </w:rPr>
              <w:t>系统</w:t>
            </w:r>
            <w:r>
              <w:rPr>
                <w:rFonts w:hint="eastAsia" w:ascii="Times New Roman" w:hAnsi="Times New Roman" w:cs="Times New Roman"/>
                <w:color w:val="auto"/>
                <w:highlight w:val="none"/>
                <w:lang w:val="en-US" w:eastAsia="zh-CN"/>
              </w:rPr>
              <w:t>供电状态</w:t>
            </w:r>
            <w:r>
              <w:rPr>
                <w:rFonts w:hint="default" w:ascii="Times New Roman" w:hAnsi="Times New Roman" w:eastAsia="宋体" w:cs="Times New Roman"/>
                <w:color w:val="auto"/>
                <w:highlight w:val="none"/>
              </w:rPr>
              <w:t>指示灯1个</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未上电灯灭，电源供电蓝色，</w:t>
            </w:r>
            <w:r>
              <w:rPr>
                <w:rFonts w:hint="eastAsia" w:cs="Times New Roman"/>
                <w:color w:val="auto"/>
                <w:highlight w:val="none"/>
                <w:lang w:val="en-US" w:eastAsia="zh-CN"/>
              </w:rPr>
              <w:t>UPS供电黄色</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vertAlign w:val="baseline"/>
                <w:lang w:val="en-US" w:eastAsia="zh-CN"/>
              </w:rPr>
            </w:pPr>
            <w:r>
              <w:rPr>
                <w:rFonts w:hint="eastAsia" w:ascii="宋体" w:hAnsi="宋体" w:cs="宋体"/>
                <w:kern w:val="2"/>
                <w:sz w:val="21"/>
                <w:szCs w:val="24"/>
                <w:vertAlign w:val="baseline"/>
                <w:lang w:val="en-US" w:eastAsia="zh-CN" w:bidi="ar-SA"/>
              </w:rPr>
              <w:t>设计</w:t>
            </w:r>
            <w:r>
              <w:rPr>
                <w:rFonts w:hint="eastAsia" w:cs="宋体"/>
                <w:vertAlign w:val="baseline"/>
                <w:lang w:val="en-US" w:eastAsia="zh-CN"/>
              </w:rPr>
              <w:t>台车控制板进行UPS状态查询并进行灯光指示</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见5.1.7台车控制板指示灯模块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TR020014</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color w:val="auto"/>
                <w:highlight w:val="none"/>
              </w:rPr>
            </w:pPr>
            <w:r>
              <w:rPr>
                <w:rFonts w:hint="default" w:ascii="Times New Roman" w:hAnsi="Times New Roman" w:eastAsia="宋体" w:cs="Times New Roman"/>
                <w:color w:val="auto"/>
                <w:sz w:val="21"/>
                <w:highlight w:val="none"/>
                <w:lang w:val="en-US" w:eastAsia="zh-CN"/>
              </w:rPr>
              <w:t>提示音</w:t>
            </w:r>
            <w:r>
              <w:rPr>
                <w:rFonts w:hint="eastAsia" w:ascii="Times New Roman" w:hAnsi="Times New Roman" w:cs="Times New Roman"/>
                <w:color w:val="auto"/>
                <w:sz w:val="21"/>
                <w:highlight w:val="none"/>
                <w:lang w:val="en-US" w:eastAsia="zh-CN"/>
              </w:rPr>
              <w:t>：</w:t>
            </w:r>
            <w:r>
              <w:rPr>
                <w:rFonts w:hint="eastAsia" w:cs="Times New Roman"/>
                <w:color w:val="auto"/>
                <w:highlight w:val="none"/>
                <w:lang w:val="en-US" w:eastAsia="zh-CN"/>
              </w:rPr>
              <w:t>UPS独立供电时设备发出提示音</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vertAlign w:val="baseline"/>
                <w:lang w:val="en-US" w:eastAsia="zh-CN"/>
              </w:rPr>
            </w:pPr>
            <w:r>
              <w:rPr>
                <w:rFonts w:hint="eastAsia" w:cs="宋体"/>
                <w:vertAlign w:val="baseline"/>
                <w:lang w:val="en-US" w:eastAsia="zh-CN"/>
              </w:rPr>
              <w:t>选择具有外电掉电提示功能的UPS</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cs="宋体"/>
                <w:vertAlign w:val="baseline"/>
                <w:lang w:val="en-US" w:eastAsia="zh-CN"/>
              </w:rPr>
            </w:pPr>
            <w:r>
              <w:rPr>
                <w:rFonts w:hint="eastAsia" w:cs="宋体"/>
                <w:vertAlign w:val="baseline"/>
                <w:lang w:val="en-US" w:eastAsia="zh-CN"/>
              </w:rPr>
              <w:t xml:space="preserve">选用华为UPS2000-A-1KTTS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TR020015</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default" w:ascii="Times New Roman" w:hAnsi="Times New Roman" w:eastAsia="宋体" w:cs="Times New Roman"/>
                <w:color w:val="auto"/>
                <w:sz w:val="21"/>
                <w:highlight w:val="none"/>
              </w:rPr>
              <w:t>显示方式</w:t>
            </w:r>
            <w:r>
              <w:rPr>
                <w:rFonts w:hint="eastAsia" w:cs="Times New Roman"/>
                <w:color w:val="auto"/>
                <w:sz w:val="21"/>
                <w:highlight w:val="none"/>
                <w:lang w:eastAsia="zh-CN"/>
              </w:rPr>
              <w:t>：</w:t>
            </w:r>
            <w:r>
              <w:rPr>
                <w:rFonts w:hint="eastAsia" w:ascii="Times New Roman" w:hAnsi="Times New Roman" w:cs="Times New Roman"/>
                <w:color w:val="auto"/>
                <w:highlight w:val="none"/>
                <w:lang w:val="en-US" w:eastAsia="zh-CN"/>
              </w:rPr>
              <w:t>27</w:t>
            </w:r>
            <w:r>
              <w:rPr>
                <w:rFonts w:hint="eastAsia" w:cs="Times New Roman"/>
                <w:color w:val="auto"/>
                <w:highlight w:val="none"/>
                <w:lang w:val="en-US" w:eastAsia="zh-CN"/>
              </w:rPr>
              <w:t>寸</w:t>
            </w:r>
            <w:r>
              <w:rPr>
                <w:rFonts w:hint="default" w:ascii="Times New Roman" w:hAnsi="Times New Roman" w:eastAsia="宋体" w:cs="Times New Roman"/>
                <w:color w:val="auto"/>
                <w:highlight w:val="none"/>
                <w:lang w:val="en-US" w:eastAsia="zh-CN"/>
              </w:rPr>
              <w:t>显示器</w:t>
            </w:r>
            <w:r>
              <w:rPr>
                <w:rFonts w:hint="eastAsia" w:ascii="Times New Roman" w:hAnsi="Times New Roman" w:cs="Times New Roman"/>
                <w:color w:val="auto"/>
                <w:highlight w:val="none"/>
                <w:lang w:val="en-US" w:eastAsia="zh-CN"/>
              </w:rPr>
              <w:t>，分辨率1920*1080</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cs="宋体"/>
                <w:vertAlign w:val="baseline"/>
                <w:lang w:val="en-US" w:eastAsia="zh-CN"/>
              </w:rPr>
              <w:t>选择</w:t>
            </w:r>
            <w:r>
              <w:rPr>
                <w:rFonts w:hint="eastAsia" w:ascii="Times New Roman" w:hAnsi="Times New Roman" w:cs="Times New Roman"/>
                <w:color w:val="auto"/>
                <w:highlight w:val="none"/>
                <w:lang w:val="en-US" w:eastAsia="zh-CN"/>
              </w:rPr>
              <w:t>27</w:t>
            </w:r>
            <w:r>
              <w:rPr>
                <w:rFonts w:hint="eastAsia" w:cs="Times New Roman"/>
                <w:color w:val="auto"/>
                <w:highlight w:val="none"/>
                <w:lang w:val="en-US" w:eastAsia="zh-CN"/>
              </w:rPr>
              <w:t>寸</w:t>
            </w:r>
            <w:r>
              <w:rPr>
                <w:rFonts w:hint="default" w:ascii="Times New Roman" w:hAnsi="Times New Roman" w:eastAsia="宋体" w:cs="Times New Roman"/>
                <w:color w:val="auto"/>
                <w:highlight w:val="none"/>
                <w:lang w:val="en-US" w:eastAsia="zh-CN"/>
              </w:rPr>
              <w:t>显示器</w:t>
            </w:r>
            <w:r>
              <w:rPr>
                <w:rFonts w:hint="eastAsia" w:ascii="Times New Roman" w:hAnsi="Times New Roman" w:cs="Times New Roman"/>
                <w:color w:val="auto"/>
                <w:highlight w:val="none"/>
                <w:lang w:val="en-US" w:eastAsia="zh-CN"/>
              </w:rPr>
              <w:t>，分辨率1920*1080的显示器</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选用睿显</w:t>
            </w:r>
            <w:r>
              <w:rPr>
                <w:rFonts w:hint="eastAsia" w:ascii="宋体" w:hAnsi="宋体" w:eastAsia="宋体" w:cs="宋体"/>
                <w:vertAlign w:val="baseline"/>
                <w:lang w:val="en-US" w:eastAsia="zh-CN"/>
              </w:rPr>
              <w:t>MS27STPA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rPr>
              <w:t>TR0200</w:t>
            </w:r>
            <w:r>
              <w:rPr>
                <w:rFonts w:hint="eastAsia"/>
                <w:sz w:val="18"/>
                <w:szCs w:val="18"/>
                <w:lang w:val="en-US" w:eastAsia="zh-CN"/>
              </w:rPr>
              <w:t>18</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default" w:ascii="Times New Roman" w:hAnsi="Times New Roman" w:eastAsia="宋体" w:cs="Times New Roman"/>
                <w:color w:val="auto"/>
                <w:highlight w:val="none"/>
              </w:rPr>
              <w:t>台车组成</w:t>
            </w:r>
            <w:r>
              <w:rPr>
                <w:rFonts w:hint="eastAsia" w:ascii="宋体" w:hAnsi="宋体" w:eastAsia="宋体" w:cs="宋体"/>
                <w:vertAlign w:val="baseline"/>
                <w:lang w:val="en-US" w:eastAsia="zh-CN"/>
              </w:rPr>
              <w:t>：</w:t>
            </w:r>
            <w:r>
              <w:rPr>
                <w:rFonts w:hint="eastAsia" w:ascii="Times New Roman" w:hAnsi="Times New Roman" w:cs="Times New Roman"/>
                <w:color w:val="auto"/>
                <w:highlight w:val="none"/>
                <w:lang w:val="en-US" w:eastAsia="zh-CN"/>
              </w:rPr>
              <w:t>工作站</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台车内置</w:t>
            </w:r>
            <w:r>
              <w:rPr>
                <w:rFonts w:hint="eastAsia" w:ascii="Times New Roman" w:hAnsi="Times New Roman" w:cs="Times New Roman"/>
                <w:color w:val="auto"/>
                <w:highlight w:val="none"/>
                <w:lang w:val="en-US" w:eastAsia="zh-CN"/>
              </w:rPr>
              <w:t>工作站</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 xml:space="preserve">选用HP </w:t>
            </w:r>
            <w:r>
              <w:rPr>
                <w:rFonts w:hint="eastAsia" w:ascii="宋体" w:hAnsi="宋体" w:eastAsia="宋体" w:cs="宋体"/>
                <w:vertAlign w:val="baseline"/>
                <w:lang w:val="en-US" w:eastAsia="zh-CN"/>
              </w:rPr>
              <w:t>Elite Mini 800 G9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rPr>
              <w:t>TR0200</w:t>
            </w:r>
            <w:r>
              <w:rPr>
                <w:rFonts w:hint="eastAsia"/>
                <w:sz w:val="18"/>
                <w:szCs w:val="18"/>
                <w:lang w:val="en-US" w:eastAsia="zh-CN"/>
              </w:rPr>
              <w:t>19</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color w:val="auto"/>
                <w:highlight w:val="none"/>
              </w:rPr>
            </w:pPr>
            <w:r>
              <w:rPr>
                <w:rFonts w:hint="default" w:ascii="Times New Roman" w:hAnsi="Times New Roman" w:eastAsia="宋体" w:cs="Times New Roman"/>
                <w:color w:val="auto"/>
                <w:highlight w:val="none"/>
              </w:rPr>
              <w:t>台车组成</w:t>
            </w:r>
            <w:r>
              <w:rPr>
                <w:rFonts w:hint="eastAsia" w:ascii="宋体" w:hAnsi="宋体" w:eastAsia="宋体" w:cs="宋体"/>
                <w:vertAlign w:val="baseline"/>
                <w:lang w:val="en-US" w:eastAsia="zh-CN"/>
              </w:rPr>
              <w:t>：</w:t>
            </w:r>
            <w:r>
              <w:rPr>
                <w:rFonts w:hint="default" w:ascii="Times New Roman" w:hAnsi="Times New Roman" w:eastAsia="宋体" w:cs="Times New Roman"/>
                <w:color w:val="auto"/>
                <w:highlight w:val="none"/>
                <w:lang w:val="en-US" w:eastAsia="zh-CN"/>
              </w:rPr>
              <w:t>UPS</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台车内置</w:t>
            </w:r>
            <w:r>
              <w:rPr>
                <w:rFonts w:hint="eastAsia" w:ascii="Times New Roman" w:hAnsi="Times New Roman" w:cs="Times New Roman"/>
                <w:color w:val="auto"/>
                <w:highlight w:val="none"/>
                <w:lang w:val="en-US" w:eastAsia="zh-CN"/>
              </w:rPr>
              <w:t>UPS</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vertAlign w:val="baseline"/>
                <w:lang w:val="en-US" w:eastAsia="zh-CN"/>
              </w:rPr>
            </w:pPr>
            <w:r>
              <w:rPr>
                <w:rFonts w:hint="eastAsia" w:cs="宋体"/>
                <w:vertAlign w:val="baseline"/>
                <w:lang w:val="en-US" w:eastAsia="zh-CN"/>
              </w:rPr>
              <w:t xml:space="preserve">选用华为UPS2000-A-1KTTS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rPr>
              <w:t>TR0200</w:t>
            </w:r>
            <w:r>
              <w:rPr>
                <w:rFonts w:hint="eastAsia"/>
                <w:sz w:val="18"/>
                <w:szCs w:val="18"/>
                <w:lang w:val="en-US" w:eastAsia="zh-CN"/>
              </w:rPr>
              <w:t>20</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default" w:ascii="Times New Roman" w:hAnsi="Times New Roman" w:eastAsia="宋体" w:cs="Times New Roman"/>
                <w:color w:val="auto"/>
                <w:highlight w:val="none"/>
              </w:rPr>
              <w:t>台车组成</w:t>
            </w:r>
            <w:r>
              <w:rPr>
                <w:rFonts w:hint="eastAsia" w:ascii="宋体" w:hAnsi="宋体" w:eastAsia="宋体" w:cs="宋体"/>
                <w:vertAlign w:val="baseline"/>
                <w:lang w:val="en-US" w:eastAsia="zh-CN"/>
              </w:rPr>
              <w:t>：交换机</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台车内置交换机</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选用腾达TEG1008M交换机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rPr>
              <w:t>TR0200</w:t>
            </w:r>
            <w:r>
              <w:rPr>
                <w:rFonts w:hint="eastAsia"/>
                <w:sz w:val="18"/>
                <w:szCs w:val="18"/>
                <w:lang w:val="en-US" w:eastAsia="zh-CN"/>
              </w:rPr>
              <w:t>21</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default" w:ascii="Times New Roman" w:hAnsi="Times New Roman" w:eastAsia="宋体" w:cs="Times New Roman"/>
                <w:color w:val="auto"/>
                <w:highlight w:val="none"/>
              </w:rPr>
              <w:t>台车组成</w:t>
            </w:r>
            <w:r>
              <w:rPr>
                <w:rFonts w:hint="eastAsia" w:ascii="宋体" w:hAnsi="宋体" w:eastAsia="宋体" w:cs="宋体"/>
                <w:vertAlign w:val="baseline"/>
                <w:lang w:val="en-US" w:eastAsia="zh-CN"/>
              </w:rPr>
              <w:t>：</w:t>
            </w:r>
            <w:r>
              <w:rPr>
                <w:rFonts w:ascii="Times New Roman" w:hAnsi="Times New Roman" w:cs="Times New Roman"/>
              </w:rPr>
              <w:t>电源（开关电源、滤波开关）</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内置电源滤波模块和开关电源模块</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选用DD12.9321.111型</w:t>
            </w:r>
            <w:r>
              <w:rPr>
                <w:rFonts w:hint="eastAsia" w:ascii="宋体" w:hAnsi="宋体" w:eastAsia="宋体" w:cs="宋体"/>
                <w:vertAlign w:val="baseline"/>
                <w:lang w:val="en-US" w:eastAsia="zh-CN"/>
              </w:rPr>
              <w:t>电源接入连接器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rPr>
              <w:t>TR0200</w:t>
            </w:r>
            <w:r>
              <w:rPr>
                <w:rFonts w:hint="eastAsia"/>
                <w:sz w:val="18"/>
                <w:szCs w:val="18"/>
                <w:lang w:val="en-US" w:eastAsia="zh-CN"/>
              </w:rPr>
              <w:t>22</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default" w:ascii="Times New Roman" w:hAnsi="Times New Roman" w:eastAsia="宋体" w:cs="Times New Roman"/>
                <w:color w:val="auto"/>
                <w:highlight w:val="none"/>
              </w:rPr>
              <w:t>台车组成</w:t>
            </w:r>
            <w:r>
              <w:rPr>
                <w:rFonts w:hint="eastAsia" w:ascii="宋体" w:hAnsi="宋体" w:eastAsia="宋体" w:cs="宋体"/>
                <w:vertAlign w:val="baseline"/>
                <w:lang w:val="en-US" w:eastAsia="zh-CN"/>
              </w:rPr>
              <w:t>：</w:t>
            </w:r>
            <w:r>
              <w:rPr>
                <w:rFonts w:hint="default" w:ascii="Times New Roman" w:hAnsi="Times New Roman" w:eastAsia="宋体" w:cs="Times New Roman"/>
                <w:color w:val="auto"/>
                <w:highlight w:val="none"/>
              </w:rPr>
              <w:t>显示器</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highlight w:val="red"/>
                <w:vertAlign w:val="baseline"/>
                <w:lang w:val="en-US" w:eastAsia="zh-CN"/>
              </w:rPr>
            </w:pPr>
            <w:r>
              <w:rPr>
                <w:rFonts w:hint="eastAsia" w:ascii="宋体" w:hAnsi="宋体" w:cs="宋体"/>
                <w:vertAlign w:val="baseline"/>
                <w:lang w:val="en-US" w:eastAsia="zh-CN"/>
              </w:rPr>
              <w:t>选用</w:t>
            </w:r>
            <w:r>
              <w:rPr>
                <w:rFonts w:hint="eastAsia" w:cs="宋体"/>
                <w:vertAlign w:val="baseline"/>
                <w:lang w:val="en-US" w:eastAsia="zh-CN"/>
              </w:rPr>
              <w:t>27</w:t>
            </w:r>
            <w:r>
              <w:rPr>
                <w:rFonts w:hint="eastAsia" w:ascii="宋体" w:hAnsi="宋体" w:cs="宋体"/>
                <w:vertAlign w:val="baseline"/>
                <w:lang w:val="en-US" w:eastAsia="zh-CN"/>
              </w:rPr>
              <w:t>寸宽屏显示器</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highlight w:val="red"/>
                <w:vertAlign w:val="baseline"/>
                <w:lang w:val="en-US" w:eastAsia="zh-CN"/>
              </w:rPr>
            </w:pPr>
            <w:r>
              <w:rPr>
                <w:rFonts w:hint="eastAsia" w:cs="宋体"/>
                <w:vertAlign w:val="baseline"/>
                <w:lang w:val="en-US" w:eastAsia="zh-CN"/>
              </w:rPr>
              <w:t>选用睿显</w:t>
            </w:r>
            <w:r>
              <w:rPr>
                <w:rFonts w:hint="eastAsia" w:ascii="宋体" w:hAnsi="宋体" w:eastAsia="宋体" w:cs="宋体"/>
                <w:vertAlign w:val="baseline"/>
                <w:lang w:val="en-US" w:eastAsia="zh-CN"/>
              </w:rPr>
              <w:t>MS27STPA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rPr>
              <w:t>TR0200</w:t>
            </w:r>
            <w:r>
              <w:rPr>
                <w:rFonts w:hint="eastAsia"/>
                <w:sz w:val="18"/>
                <w:szCs w:val="18"/>
                <w:lang w:val="en-US" w:eastAsia="zh-CN"/>
              </w:rPr>
              <w:t>24</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宋体" w:cs="Times New Roman"/>
                <w:color w:val="auto"/>
                <w:kern w:val="2"/>
                <w:sz w:val="21"/>
                <w:szCs w:val="24"/>
                <w:highlight w:val="none"/>
                <w:lang w:val="en-US" w:eastAsia="zh-CN" w:bidi="ar-SA"/>
              </w:rPr>
            </w:pPr>
            <w:r>
              <w:rPr>
                <w:rFonts w:hint="default" w:ascii="Times New Roman" w:hAnsi="Times New Roman" w:eastAsia="宋体" w:cs="Times New Roman"/>
                <w:color w:val="auto"/>
                <w:highlight w:val="none"/>
              </w:rPr>
              <w:t>台车组成</w:t>
            </w:r>
            <w:r>
              <w:rPr>
                <w:rFonts w:hint="eastAsia" w:ascii="Times New Roman" w:hAnsi="Times New Roman" w:cs="Times New Roman"/>
                <w:color w:val="auto"/>
                <w:highlight w:val="none"/>
                <w:lang w:val="en-US" w:eastAsia="zh-CN"/>
              </w:rPr>
              <w:t>：电源线</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vertAlign w:val="baseline"/>
                <w:lang w:val="en-US" w:eastAsia="zh-CN"/>
              </w:rPr>
            </w:pPr>
            <w:r>
              <w:rPr>
                <w:rFonts w:hint="eastAsia" w:cs="宋体"/>
                <w:vertAlign w:val="baseline"/>
                <w:lang w:val="en-US" w:eastAsia="zh-CN"/>
              </w:rPr>
              <w:t>配备</w:t>
            </w:r>
            <w:r>
              <w:rPr>
                <w:rFonts w:hint="eastAsia" w:ascii="Times New Roman" w:hAnsi="Times New Roman" w:cs="Times New Roman"/>
                <w:color w:val="auto"/>
                <w:highlight w:val="none"/>
                <w:lang w:val="en-US" w:eastAsia="zh-CN"/>
              </w:rPr>
              <w:t>合适的电源线</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选用</w:t>
            </w:r>
            <w:r>
              <w:rPr>
                <w:rFonts w:hint="eastAsia" w:ascii="宋体" w:hAnsi="宋体" w:eastAsia="宋体" w:cs="宋体"/>
                <w:vertAlign w:val="baseline"/>
                <w:lang w:val="en-US" w:eastAsia="zh-CN"/>
              </w:rPr>
              <w:t>品字电源线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rPr>
              <w:t>TR0200</w:t>
            </w:r>
            <w:r>
              <w:rPr>
                <w:rFonts w:hint="eastAsia"/>
                <w:sz w:val="18"/>
                <w:szCs w:val="18"/>
                <w:lang w:val="en-US" w:eastAsia="zh-CN"/>
              </w:rPr>
              <w:t>25</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jc w:val="left"/>
              <w:textAlignment w:val="auto"/>
              <w:rPr>
                <w:rFonts w:hint="eastAsia" w:ascii="Times New Roman" w:hAnsi="Times New Roman" w:eastAsia="宋体" w:cs="Times New Roman"/>
                <w:color w:val="auto"/>
                <w:kern w:val="2"/>
                <w:sz w:val="21"/>
                <w:szCs w:val="24"/>
                <w:highlight w:val="none"/>
                <w:lang w:val="en-US" w:eastAsia="zh-CN" w:bidi="ar-SA"/>
              </w:rPr>
            </w:pPr>
            <w:r>
              <w:rPr>
                <w:rFonts w:hint="default" w:ascii="Times New Roman" w:hAnsi="Times New Roman" w:eastAsia="宋体" w:cs="Times New Roman"/>
                <w:color w:val="auto"/>
                <w:highlight w:val="none"/>
              </w:rPr>
              <w:t>台车组成</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网线</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配备合适的</w:t>
            </w:r>
            <w:r>
              <w:rPr>
                <w:rFonts w:hint="eastAsia" w:ascii="Times New Roman" w:hAnsi="Times New Roman" w:cs="Times New Roman"/>
                <w:color w:val="auto"/>
                <w:highlight w:val="none"/>
                <w:lang w:val="en-US" w:eastAsia="zh-CN"/>
              </w:rPr>
              <w:t>网线</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选用八类网线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rPr>
              <w:t>TR02</w:t>
            </w:r>
            <w:r>
              <w:rPr>
                <w:rFonts w:hint="eastAsia"/>
                <w:sz w:val="18"/>
                <w:szCs w:val="18"/>
                <w:lang w:val="en-US" w:eastAsia="zh-CN"/>
              </w:rPr>
              <w:t>0043</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宋体" w:cs="Times New Roman"/>
                <w:color w:val="auto"/>
                <w:highlight w:val="none"/>
              </w:rPr>
            </w:pPr>
            <w:r>
              <w:rPr>
                <w:rFonts w:hint="eastAsia" w:ascii="Times New Roman" w:hAnsi="Times New Roman" w:cs="Times New Roman"/>
                <w:color w:val="auto"/>
                <w:kern w:val="2"/>
                <w:sz w:val="21"/>
                <w:szCs w:val="24"/>
                <w:highlight w:val="none"/>
                <w:lang w:val="en-US" w:eastAsia="zh-CN" w:bidi="ar-SA"/>
              </w:rPr>
              <w:t>其他：</w:t>
            </w:r>
            <w:r>
              <w:rPr>
                <w:rFonts w:hint="eastAsia" w:cs="Times New Roman"/>
                <w:color w:val="auto"/>
                <w:highlight w:val="none"/>
                <w:lang w:val="en-US" w:eastAsia="zh-CN"/>
              </w:rPr>
              <w:t>设备非正常断电启动UPS供电</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cs="宋体"/>
                <w:vertAlign w:val="baseline"/>
                <w:lang w:val="en-US" w:eastAsia="zh-CN"/>
              </w:rPr>
            </w:pPr>
            <w:r>
              <w:rPr>
                <w:rFonts w:hint="eastAsia" w:cs="宋体"/>
                <w:vertAlign w:val="baseline"/>
                <w:lang w:val="en-US" w:eastAsia="zh-CN"/>
              </w:rPr>
              <w:t>选用</w:t>
            </w:r>
            <w:r>
              <w:rPr>
                <w:rFonts w:hint="eastAsia" w:cs="Times New Roman"/>
                <w:color w:val="auto"/>
                <w:highlight w:val="none"/>
                <w:lang w:val="en-US" w:eastAsia="zh-CN"/>
              </w:rPr>
              <w:t>UPS具有外电掉电自动电池供电功能</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vertAlign w:val="baseline"/>
                <w:lang w:val="en-US" w:eastAsia="zh-CN"/>
              </w:rPr>
            </w:pPr>
            <w:r>
              <w:rPr>
                <w:rFonts w:hint="eastAsia" w:cs="宋体"/>
                <w:vertAlign w:val="baseline"/>
                <w:lang w:val="en-US" w:eastAsia="zh-CN"/>
              </w:rPr>
              <w:t xml:space="preserve">选用华为UPS2000-A-1KTTS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7D7D7" w:themeFill="background1" w:themeFillShade="D8"/>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bCs/>
                <w:vertAlign w:val="baseline"/>
                <w:lang w:val="en-US" w:eastAsia="zh-CN"/>
              </w:rPr>
            </w:pPr>
            <w:r>
              <w:rPr>
                <w:rFonts w:hint="eastAsia" w:cs="宋体"/>
                <w:b/>
                <w:bCs/>
                <w:highlight w:val="none"/>
                <w:vertAlign w:val="baseline"/>
                <w:lang w:val="en-US" w:eastAsia="zh-CN"/>
              </w:rPr>
              <w:t>技术需求规格书</w:t>
            </w:r>
            <w:r>
              <w:rPr>
                <w:rFonts w:hint="eastAsia" w:ascii="宋体" w:hAnsi="宋体" w:eastAsia="宋体" w:cs="宋体"/>
                <w:b/>
                <w:bCs/>
                <w:highlight w:val="none"/>
                <w:vertAlign w:val="baseline"/>
                <w:lang w:val="en-US" w:eastAsia="zh-CN"/>
              </w:rPr>
              <w:t>-</w:t>
            </w:r>
            <w:r>
              <w:rPr>
                <w:rFonts w:hint="eastAsia" w:cs="宋体"/>
                <w:b/>
                <w:bCs/>
                <w:highlight w:val="none"/>
                <w:vertAlign w:val="baseline"/>
                <w:lang w:val="en-US" w:eastAsia="zh-CN"/>
              </w:rPr>
              <w:t>执行</w:t>
            </w:r>
            <w:r>
              <w:rPr>
                <w:rFonts w:hint="eastAsia" w:ascii="宋体" w:hAnsi="宋体" w:eastAsia="宋体" w:cs="宋体"/>
                <w:b/>
                <w:bCs/>
                <w:highlight w:val="none"/>
                <w:vertAlign w:val="baseline"/>
                <w:lang w:val="en-US" w:eastAsia="zh-CN"/>
              </w:rPr>
              <w:t>台车功能需求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cs="宋体"/>
                <w:b/>
                <w:bCs/>
                <w:vertAlign w:val="baseline"/>
                <w:lang w:val="en-US" w:eastAsia="zh-CN"/>
              </w:rPr>
            </w:pPr>
            <w:r>
              <w:rPr>
                <w:rFonts w:hint="eastAsia" w:ascii="宋体" w:hAnsi="宋体" w:cs="宋体"/>
                <w:b/>
                <w:bCs/>
                <w:vertAlign w:val="baseline"/>
                <w:lang w:val="en-US" w:eastAsia="zh-CN"/>
              </w:rPr>
              <w:t>输入需</w:t>
            </w:r>
          </w:p>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求序号</w:t>
            </w:r>
          </w:p>
        </w:tc>
        <w:tc>
          <w:tcPr>
            <w:tcW w:w="2435"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功能需求</w:t>
            </w:r>
          </w:p>
        </w:tc>
        <w:tc>
          <w:tcPr>
            <w:tcW w:w="2588"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硬件实现方式</w:t>
            </w:r>
            <w:r>
              <w:rPr>
                <w:rFonts w:hint="eastAsia" w:cs="宋体"/>
                <w:b/>
                <w:bCs/>
                <w:vertAlign w:val="baseline"/>
                <w:lang w:val="en-US" w:eastAsia="zh-CN"/>
              </w:rPr>
              <w:t>说明</w:t>
            </w:r>
          </w:p>
        </w:tc>
        <w:tc>
          <w:tcPr>
            <w:tcW w:w="2384"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eastAsia="宋体" w:cs="宋体"/>
                <w:b/>
                <w:bCs/>
                <w:vertAlign w:val="baseline"/>
                <w:lang w:val="en-US" w:eastAsia="zh-CN"/>
              </w:rPr>
              <w:t>功能</w:t>
            </w:r>
            <w:r>
              <w:rPr>
                <w:rFonts w:hint="eastAsia" w:ascii="宋体" w:hAnsi="宋体" w:cs="宋体"/>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lang w:eastAsia="zh-CN"/>
              </w:rPr>
              <w:t>TR03</w:t>
            </w:r>
            <w:r>
              <w:rPr>
                <w:rFonts w:hint="eastAsia"/>
                <w:sz w:val="18"/>
                <w:szCs w:val="18"/>
              </w:rPr>
              <w:t>0001</w:t>
            </w:r>
          </w:p>
        </w:tc>
        <w:tc>
          <w:tcPr>
            <w:tcW w:w="243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auto"/>
                <w:highlight w:val="none"/>
                <w:lang w:val="en-US" w:eastAsia="zh-CN"/>
              </w:rPr>
            </w:pPr>
            <w:r>
              <w:rPr>
                <w:rFonts w:hint="eastAsia" w:ascii="宋体" w:hAnsi="宋体" w:eastAsia="宋体" w:cs="宋体"/>
                <w:vertAlign w:val="baseline"/>
                <w:lang w:val="en-US" w:eastAsia="zh-CN"/>
              </w:rPr>
              <w:t>使用环境：手术室</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采用符合GB/T 14710-2009环境要求的元器件，同时进行优化设计</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cs="宋体"/>
                <w:kern w:val="2"/>
                <w:sz w:val="21"/>
                <w:szCs w:val="24"/>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color w:val="auto"/>
                <w:highlight w:val="none"/>
                <w:vertAlign w:val="baseline"/>
                <w:lang w:val="en-US" w:eastAsia="zh-CN"/>
              </w:rPr>
              <w:t>TR030003</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cs="Times New Roman"/>
                <w:color w:val="auto"/>
                <w:highlight w:val="none"/>
                <w:lang w:val="en-US" w:eastAsia="zh-CN"/>
              </w:rPr>
            </w:pPr>
            <w:r>
              <w:rPr>
                <w:rFonts w:hint="eastAsia" w:cs="Times New Roman"/>
                <w:color w:val="auto"/>
                <w:highlight w:val="none"/>
                <w:lang w:val="en-US" w:eastAsia="zh-CN"/>
              </w:rPr>
              <w:t>电源：</w:t>
            </w:r>
            <w:r>
              <w:rPr>
                <w:rFonts w:hint="default" w:ascii="Times New Roman" w:hAnsi="Times New Roman" w:eastAsia="宋体" w:cs="Times New Roman"/>
                <w:color w:val="auto"/>
                <w:highlight w:val="none"/>
                <w:lang w:val="en-US" w:eastAsia="zh-CN"/>
              </w:rPr>
              <w:t>AC 220V 50/60Hz</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选用</w:t>
            </w:r>
            <w:r>
              <w:rPr>
                <w:rFonts w:hint="default" w:ascii="Times New Roman" w:hAnsi="Times New Roman" w:eastAsia="宋体" w:cs="Times New Roman"/>
                <w:color w:val="auto"/>
                <w:highlight w:val="none"/>
                <w:lang w:val="en-US" w:eastAsia="zh-CN"/>
              </w:rPr>
              <w:t>AC 220V 50/60Hz</w:t>
            </w:r>
            <w:r>
              <w:rPr>
                <w:rFonts w:hint="eastAsia" w:ascii="Times New Roman" w:hAnsi="Times New Roman" w:cs="Times New Roman"/>
                <w:color w:val="auto"/>
                <w:highlight w:val="none"/>
                <w:lang w:val="en-US" w:eastAsia="zh-CN"/>
              </w:rPr>
              <w:t xml:space="preserve"> </w:t>
            </w:r>
            <w:r>
              <w:rPr>
                <w:rFonts w:hint="eastAsia" w:ascii="Times New Roman" w:hAnsi="Times New Roman" w:eastAsia="宋体" w:cs="Times New Roman"/>
                <w:color w:val="auto"/>
                <w:kern w:val="0"/>
                <w:sz w:val="22"/>
                <w:szCs w:val="22"/>
                <w:highlight w:val="none"/>
                <w:lang w:val="en-US" w:eastAsia="zh-CN" w:bidi="ar-SA"/>
              </w:rPr>
              <w:t>10A</w:t>
            </w:r>
            <w:r>
              <w:rPr>
                <w:rFonts w:hint="eastAsia" w:ascii="宋体" w:hAnsi="宋体" w:cs="宋体"/>
                <w:vertAlign w:val="baseline"/>
                <w:lang w:val="en-US" w:eastAsia="zh-CN"/>
              </w:rPr>
              <w:t>电源配套关键器件</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cs="宋体"/>
                <w:kern w:val="2"/>
                <w:sz w:val="21"/>
                <w:szCs w:val="24"/>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lang w:eastAsia="zh-CN"/>
              </w:rPr>
              <w:t>TR03</w:t>
            </w:r>
            <w:r>
              <w:rPr>
                <w:rFonts w:hint="eastAsia"/>
                <w:sz w:val="18"/>
                <w:szCs w:val="18"/>
              </w:rPr>
              <w:t>000</w:t>
            </w:r>
            <w:r>
              <w:rPr>
                <w:rFonts w:hint="eastAsia"/>
                <w:sz w:val="18"/>
                <w:szCs w:val="18"/>
                <w:lang w:val="en-US" w:eastAsia="zh-CN"/>
              </w:rPr>
              <w:t>5</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auto"/>
                <w:highlight w:val="none"/>
                <w:lang w:val="en-US" w:eastAsia="zh-CN"/>
              </w:rPr>
            </w:pPr>
            <w:r>
              <w:rPr>
                <w:rFonts w:hint="eastAsia" w:ascii="宋体" w:hAnsi="宋体" w:eastAsia="宋体" w:cs="宋体"/>
                <w:vertAlign w:val="baseline"/>
                <w:lang w:val="en-US" w:eastAsia="zh-CN"/>
              </w:rPr>
              <w:t>接口：</w:t>
            </w:r>
            <w:r>
              <w:rPr>
                <w:rFonts w:hint="default" w:ascii="Times New Roman" w:hAnsi="Times New Roman" w:eastAsia="宋体" w:cs="Times New Roman"/>
                <w:color w:val="auto"/>
                <w:highlight w:val="none"/>
              </w:rPr>
              <w:t>USB</w:t>
            </w:r>
            <w:r>
              <w:rPr>
                <w:rFonts w:hint="eastAsia" w:ascii="Times New Roman" w:hAnsi="Times New Roman" w:cs="Times New Roman"/>
                <w:color w:val="auto"/>
                <w:highlight w:val="none"/>
                <w:lang w:val="en-US" w:eastAsia="zh-CN"/>
              </w:rPr>
              <w:t>接</w:t>
            </w:r>
            <w:r>
              <w:rPr>
                <w:rFonts w:hint="default" w:ascii="Times New Roman" w:hAnsi="Times New Roman" w:eastAsia="宋体" w:cs="Times New Roman"/>
                <w:color w:val="auto"/>
                <w:highlight w:val="none"/>
              </w:rPr>
              <w:t>口</w:t>
            </w:r>
            <w:r>
              <w:rPr>
                <w:rFonts w:hint="eastAsia" w:cs="Times New Roman"/>
                <w:color w:val="auto"/>
                <w:highlight w:val="none"/>
                <w:lang w:val="en-US" w:eastAsia="zh-CN"/>
              </w:rPr>
              <w:t>1</w:t>
            </w:r>
            <w:r>
              <w:rPr>
                <w:rFonts w:hint="default" w:ascii="Times New Roman" w:hAnsi="Times New Roman" w:eastAsia="宋体" w:cs="Times New Roman"/>
                <w:color w:val="auto"/>
                <w:highlight w:val="none"/>
              </w:rPr>
              <w:t>个</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用于连接机械臂控制箱。</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cs="宋体"/>
                <w:kern w:val="2"/>
                <w:sz w:val="21"/>
                <w:szCs w:val="24"/>
                <w:vertAlign w:val="baseline"/>
                <w:lang w:val="en-US" w:eastAsia="zh-CN" w:bidi="ar-SA"/>
              </w:rPr>
              <w:t>外置一个USB接口与</w:t>
            </w:r>
            <w:r>
              <w:rPr>
                <w:rFonts w:hint="eastAsia" w:ascii="Times New Roman" w:hAnsi="Times New Roman" w:cs="Times New Roman"/>
                <w:color w:val="auto"/>
                <w:highlight w:val="none"/>
                <w:lang w:val="en-US" w:eastAsia="zh-CN"/>
              </w:rPr>
              <w:t>机械臂</w:t>
            </w:r>
            <w:r>
              <w:rPr>
                <w:rFonts w:hint="eastAsia" w:cs="宋体"/>
                <w:kern w:val="2"/>
                <w:sz w:val="21"/>
                <w:szCs w:val="24"/>
                <w:vertAlign w:val="baseline"/>
                <w:lang w:val="en-US" w:eastAsia="zh-CN" w:bidi="ar-SA"/>
              </w:rPr>
              <w:t>控制箱连接</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kern w:val="2"/>
                <w:sz w:val="21"/>
                <w:szCs w:val="24"/>
                <w:vertAlign w:val="baseline"/>
                <w:lang w:val="en-US" w:eastAsia="zh-CN" w:bidi="ar-SA"/>
              </w:rPr>
              <w:t>使用USB延长线外接1个USB口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lang w:eastAsia="zh-CN"/>
              </w:rPr>
              <w:t>TR03</w:t>
            </w:r>
            <w:r>
              <w:rPr>
                <w:rFonts w:hint="eastAsia"/>
                <w:sz w:val="18"/>
                <w:szCs w:val="18"/>
              </w:rPr>
              <w:t>000</w:t>
            </w:r>
            <w:r>
              <w:rPr>
                <w:rFonts w:hint="eastAsia"/>
                <w:sz w:val="18"/>
                <w:szCs w:val="18"/>
                <w:lang w:val="en-US" w:eastAsia="zh-CN"/>
              </w:rPr>
              <w:t>6</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auto"/>
                <w:highlight w:val="none"/>
                <w:lang w:val="en-US" w:eastAsia="zh-CN"/>
              </w:rPr>
            </w:pPr>
            <w:r>
              <w:rPr>
                <w:rFonts w:hint="eastAsia" w:ascii="宋体" w:hAnsi="宋体" w:eastAsia="宋体" w:cs="宋体"/>
                <w:vertAlign w:val="baseline"/>
                <w:lang w:val="en-US" w:eastAsia="zh-CN"/>
              </w:rPr>
              <w:t>接口：</w:t>
            </w:r>
            <w:r>
              <w:rPr>
                <w:rFonts w:hint="eastAsia" w:ascii="Times New Roman" w:hAnsi="Times New Roman" w:eastAsia="宋体" w:cs="Times New Roman"/>
                <w:color w:val="auto"/>
                <w:highlight w:val="none"/>
              </w:rPr>
              <w:t>网口2个</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使用交换机进行网口扩展</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选用腾达TEG1008M交换机进行扩展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lang w:eastAsia="zh-CN"/>
              </w:rPr>
              <w:t>TR03</w:t>
            </w:r>
            <w:r>
              <w:rPr>
                <w:rFonts w:hint="eastAsia"/>
                <w:sz w:val="18"/>
                <w:szCs w:val="18"/>
              </w:rPr>
              <w:t>000</w:t>
            </w:r>
            <w:r>
              <w:rPr>
                <w:rFonts w:hint="eastAsia"/>
                <w:sz w:val="18"/>
                <w:szCs w:val="18"/>
                <w:lang w:val="en-US" w:eastAsia="zh-CN"/>
              </w:rPr>
              <w:t>7</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auto"/>
                <w:highlight w:val="none"/>
                <w:lang w:val="en-US" w:eastAsia="zh-CN"/>
              </w:rPr>
            </w:pPr>
            <w:r>
              <w:rPr>
                <w:rFonts w:hint="eastAsia" w:ascii="宋体" w:hAnsi="宋体" w:eastAsia="宋体" w:cs="宋体"/>
                <w:vertAlign w:val="baseline"/>
                <w:lang w:val="en-US" w:eastAsia="zh-CN"/>
              </w:rPr>
              <w:t>接口：</w:t>
            </w:r>
            <w:r>
              <w:rPr>
                <w:rFonts w:hint="eastAsia" w:ascii="Times New Roman" w:hAnsi="Times New Roman" w:eastAsia="宋体" w:cs="Times New Roman"/>
                <w:color w:val="auto"/>
                <w:highlight w:val="none"/>
              </w:rPr>
              <w:t>电源接口1个（防脱落设计）</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电源接口选用带防脱落装置的接口</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电源增加</w:t>
            </w:r>
            <w:r>
              <w:rPr>
                <w:rFonts w:hint="eastAsia" w:ascii="宋体" w:hAnsi="宋体" w:eastAsia="宋体" w:cs="宋体"/>
                <w:vertAlign w:val="baseline"/>
                <w:lang w:val="en-US" w:eastAsia="zh-CN"/>
              </w:rPr>
              <w:t>卡扣式防脱扣忧久QT-102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lang w:eastAsia="zh-CN"/>
              </w:rPr>
              <w:t>TR03</w:t>
            </w:r>
            <w:r>
              <w:rPr>
                <w:rFonts w:hint="eastAsia"/>
                <w:sz w:val="18"/>
                <w:szCs w:val="18"/>
              </w:rPr>
              <w:t>000</w:t>
            </w:r>
            <w:r>
              <w:rPr>
                <w:rFonts w:hint="eastAsia"/>
                <w:sz w:val="18"/>
                <w:szCs w:val="18"/>
                <w:lang w:val="en-US" w:eastAsia="zh-CN"/>
              </w:rPr>
              <w:t>8</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ascii="Times New Roman" w:hAnsi="Times New Roman" w:cs="Times New Roman"/>
              </w:rPr>
              <w:t>脚踏接口1个</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vertAlign w:val="baseline"/>
                <w:lang w:val="en-US" w:eastAsia="zh-CN"/>
              </w:rPr>
            </w:pPr>
            <w:r>
              <w:rPr>
                <w:rFonts w:hint="eastAsia" w:cs="宋体"/>
                <w:vertAlign w:val="baseline"/>
                <w:lang w:val="en-US" w:eastAsia="zh-CN"/>
              </w:rPr>
              <w:t>外置一个接口与脚踏连接</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cs="宋体"/>
                <w:vertAlign w:val="baseline"/>
                <w:lang w:val="en-US" w:eastAsia="zh-CN"/>
              </w:rPr>
            </w:pPr>
            <w:r>
              <w:rPr>
                <w:rFonts w:hint="eastAsia" w:cs="宋体"/>
                <w:vertAlign w:val="baseline"/>
                <w:lang w:val="en-US" w:eastAsia="zh-CN"/>
              </w:rPr>
              <w:t>选用世德或者三实双脚踏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lang w:eastAsia="zh-CN"/>
              </w:rPr>
              <w:t>TR03</w:t>
            </w:r>
            <w:r>
              <w:rPr>
                <w:rFonts w:hint="eastAsia"/>
                <w:sz w:val="18"/>
                <w:szCs w:val="18"/>
              </w:rPr>
              <w:t>000</w:t>
            </w:r>
            <w:r>
              <w:rPr>
                <w:rFonts w:hint="eastAsia"/>
                <w:sz w:val="18"/>
                <w:szCs w:val="18"/>
                <w:lang w:val="en-US" w:eastAsia="zh-CN"/>
              </w:rPr>
              <w:t>9</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sz w:val="21"/>
                <w:highlight w:val="none"/>
                <w:lang w:val="en-US" w:eastAsia="zh-CN"/>
              </w:rPr>
              <w:t>开关按钮</w:t>
            </w:r>
            <w:r>
              <w:rPr>
                <w:rFonts w:hint="eastAsia" w:eastAsia="宋体" w:cs="Times New Roman"/>
                <w:color w:val="auto"/>
                <w:sz w:val="21"/>
                <w:highlight w:val="none"/>
                <w:lang w:val="en-US" w:eastAsia="zh-CN"/>
              </w:rPr>
              <w:t>：</w:t>
            </w:r>
            <w:r>
              <w:rPr>
                <w:rFonts w:hint="eastAsia" w:ascii="Times New Roman" w:hAnsi="Times New Roman" w:eastAsia="宋体" w:cs="Times New Roman"/>
                <w:color w:val="auto"/>
                <w:highlight w:val="none"/>
              </w:rPr>
              <w:t>急停开关1个</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急停开关直接控制机械臂紧急停止接口</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kern w:val="2"/>
                <w:sz w:val="21"/>
                <w:szCs w:val="24"/>
                <w:vertAlign w:val="baseline"/>
                <w:lang w:val="en-US" w:eastAsia="zh-CN" w:bidi="ar-SA"/>
              </w:rPr>
              <w:t>选用APT</w:t>
            </w:r>
            <w:r>
              <w:rPr>
                <w:rFonts w:hint="eastAsia" w:ascii="宋体" w:hAnsi="宋体" w:eastAsia="宋体" w:cs="宋体"/>
                <w:kern w:val="2"/>
                <w:sz w:val="21"/>
                <w:szCs w:val="24"/>
                <w:vertAlign w:val="baseline"/>
                <w:lang w:val="en-US" w:eastAsia="zh-CN" w:bidi="ar-SA"/>
              </w:rPr>
              <w:t>急停开关</w:t>
            </w:r>
            <w:r>
              <w:rPr>
                <w:rFonts w:hint="eastAsia" w:cs="宋体"/>
                <w:kern w:val="2"/>
                <w:sz w:val="21"/>
                <w:szCs w:val="24"/>
                <w:vertAlign w:val="baseline"/>
                <w:lang w:val="en-US" w:eastAsia="zh-CN" w:bidi="ar-SA"/>
              </w:rPr>
              <w:t>直接连接机械臂安全停机口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lang w:eastAsia="zh-CN"/>
              </w:rPr>
              <w:t>TR03</w:t>
            </w:r>
            <w:r>
              <w:rPr>
                <w:rFonts w:hint="eastAsia"/>
                <w:sz w:val="18"/>
                <w:szCs w:val="18"/>
              </w:rPr>
              <w:t>0</w:t>
            </w:r>
            <w:r>
              <w:rPr>
                <w:rFonts w:hint="eastAsia"/>
                <w:sz w:val="18"/>
                <w:szCs w:val="18"/>
                <w:lang w:val="en-US" w:eastAsia="zh-CN"/>
              </w:rPr>
              <w:t>010</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sz w:val="21"/>
                <w:highlight w:val="none"/>
                <w:lang w:val="en-US" w:eastAsia="zh-CN"/>
              </w:rPr>
              <w:t>开关按钮</w:t>
            </w:r>
            <w:r>
              <w:rPr>
                <w:rFonts w:hint="eastAsia" w:eastAsia="宋体" w:cs="Times New Roman"/>
                <w:color w:val="auto"/>
                <w:sz w:val="21"/>
                <w:highlight w:val="none"/>
                <w:lang w:val="en-US" w:eastAsia="zh-CN"/>
              </w:rPr>
              <w:t>：</w:t>
            </w:r>
            <w:r>
              <w:rPr>
                <w:rFonts w:hint="eastAsia" w:ascii="Times New Roman" w:hAnsi="Times New Roman" w:eastAsia="宋体" w:cs="Times New Roman"/>
                <w:color w:val="auto"/>
                <w:highlight w:val="none"/>
              </w:rPr>
              <w:t>台车升、降按钮各1个（包含指示灯）</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设计控制板，实现台车升降和灯光</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vertAlign w:val="baseline"/>
                <w:lang w:val="en-US" w:eastAsia="zh-CN"/>
              </w:rPr>
            </w:pPr>
            <w:r>
              <w:rPr>
                <w:rFonts w:hint="eastAsia" w:cs="宋体"/>
                <w:vertAlign w:val="baseline"/>
                <w:lang w:val="en-US" w:eastAsia="zh-CN"/>
              </w:rPr>
              <w:t>见5.2.5升降控制板按键输入检测模块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lang w:eastAsia="zh-CN"/>
              </w:rPr>
              <w:t>TR03</w:t>
            </w:r>
            <w:r>
              <w:rPr>
                <w:rFonts w:hint="eastAsia"/>
                <w:sz w:val="18"/>
                <w:szCs w:val="18"/>
              </w:rPr>
              <w:t>0</w:t>
            </w:r>
            <w:r>
              <w:rPr>
                <w:rFonts w:hint="eastAsia"/>
                <w:sz w:val="18"/>
                <w:szCs w:val="18"/>
                <w:lang w:val="en-US" w:eastAsia="zh-CN"/>
              </w:rPr>
              <w:t>011</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sz w:val="21"/>
                <w:highlight w:val="none"/>
                <w:lang w:val="en-US" w:eastAsia="zh-CN"/>
              </w:rPr>
              <w:t>开关按钮</w:t>
            </w:r>
            <w:r>
              <w:rPr>
                <w:rFonts w:hint="eastAsia" w:eastAsia="宋体" w:cs="Times New Roman"/>
                <w:color w:val="auto"/>
                <w:sz w:val="21"/>
                <w:highlight w:val="none"/>
                <w:lang w:val="en-US" w:eastAsia="zh-CN"/>
              </w:rPr>
              <w:t>：</w:t>
            </w:r>
            <w:r>
              <w:rPr>
                <w:rFonts w:hint="default" w:ascii="Times New Roman" w:hAnsi="Times New Roman" w:eastAsia="宋体" w:cs="Times New Roman"/>
                <w:color w:val="auto"/>
                <w:highlight w:val="none"/>
              </w:rPr>
              <w:t>通道</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上</w:t>
            </w:r>
            <w:r>
              <w:rPr>
                <w:rFonts w:hint="default" w:ascii="Times New Roman" w:hAnsi="Times New Roman" w:eastAsia="宋体" w:cs="Times New Roman"/>
                <w:color w:val="auto"/>
                <w:highlight w:val="none"/>
              </w:rPr>
              <w:t>升</w:t>
            </w:r>
            <w:r>
              <w:rPr>
                <w:rFonts w:hint="eastAsia" w:ascii="Times New Roman" w:hAnsi="Times New Roman" w:cs="Times New Roman"/>
                <w:color w:val="auto"/>
                <w:highlight w:val="none"/>
                <w:lang w:eastAsia="zh-CN"/>
              </w:rPr>
              <w:t>”</w:t>
            </w:r>
            <w:r>
              <w:rPr>
                <w:rFonts w:hint="default" w:ascii="Times New Roman" w:hAnsi="Times New Roman" w:eastAsia="宋体" w:cs="Times New Roman"/>
                <w:color w:val="auto"/>
                <w:highlight w:val="none"/>
                <w:lang w:eastAsia="zh-CN"/>
              </w:rPr>
              <w:t>、</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下</w:t>
            </w:r>
            <w:r>
              <w:rPr>
                <w:rFonts w:hint="default" w:ascii="Times New Roman" w:hAnsi="Times New Roman" w:eastAsia="宋体" w:cs="Times New Roman"/>
                <w:color w:val="auto"/>
                <w:highlight w:val="none"/>
              </w:rPr>
              <w:t>降</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左旋</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、“右旋”</w:t>
            </w:r>
            <w:r>
              <w:rPr>
                <w:rFonts w:hint="default" w:ascii="Times New Roman" w:hAnsi="Times New Roman" w:eastAsia="宋体" w:cs="Times New Roman"/>
                <w:color w:val="auto"/>
                <w:highlight w:val="none"/>
              </w:rPr>
              <w:t>按钮各</w:t>
            </w:r>
            <w:r>
              <w:rPr>
                <w:rFonts w:hint="eastAsia" w:ascii="Times New Roman" w:hAnsi="Times New Roman" w:cs="Times New Roman"/>
                <w:color w:val="auto"/>
                <w:highlight w:val="none"/>
                <w:lang w:val="en-US" w:eastAsia="zh-CN"/>
              </w:rPr>
              <w:t>一个，位于机械臂法兰端</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设计</w:t>
            </w:r>
            <w:r>
              <w:rPr>
                <w:rFonts w:hint="eastAsia" w:ascii="宋体" w:hAnsi="宋体" w:eastAsia="宋体" w:cs="宋体"/>
                <w:vertAlign w:val="baseline"/>
                <w:lang w:val="en-US" w:eastAsia="zh-CN"/>
              </w:rPr>
              <w:t>通道升降</w:t>
            </w:r>
            <w:r>
              <w:rPr>
                <w:rFonts w:hint="eastAsia" w:ascii="宋体" w:hAnsi="宋体" w:cs="宋体"/>
                <w:vertAlign w:val="baseline"/>
                <w:lang w:val="en-US" w:eastAsia="zh-CN"/>
              </w:rPr>
              <w:t>按键板</w:t>
            </w:r>
            <w:r>
              <w:rPr>
                <w:rFonts w:hint="eastAsia" w:ascii="宋体" w:hAnsi="宋体" w:cs="宋体"/>
                <w:kern w:val="2"/>
                <w:sz w:val="21"/>
                <w:szCs w:val="24"/>
                <w:vertAlign w:val="baseline"/>
                <w:lang w:val="en-US" w:eastAsia="zh-CN" w:bidi="ar-SA"/>
              </w:rPr>
              <w:t>，实现</w:t>
            </w:r>
            <w:r>
              <w:rPr>
                <w:rFonts w:hint="eastAsia" w:ascii="Times New Roman" w:hAnsi="Times New Roman" w:eastAsia="宋体" w:cs="Times New Roman"/>
                <w:color w:val="auto"/>
                <w:highlight w:val="none"/>
              </w:rPr>
              <w:t>通道</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上</w:t>
            </w:r>
            <w:r>
              <w:rPr>
                <w:rFonts w:hint="default" w:ascii="Times New Roman" w:hAnsi="Times New Roman" w:eastAsia="宋体" w:cs="Times New Roman"/>
                <w:color w:val="auto"/>
                <w:highlight w:val="none"/>
              </w:rPr>
              <w:t>升</w:t>
            </w:r>
            <w:r>
              <w:rPr>
                <w:rFonts w:hint="eastAsia" w:ascii="Times New Roman" w:hAnsi="Times New Roman" w:cs="Times New Roman"/>
                <w:color w:val="auto"/>
                <w:highlight w:val="none"/>
                <w:lang w:eastAsia="zh-CN"/>
              </w:rPr>
              <w:t>”</w:t>
            </w:r>
            <w:r>
              <w:rPr>
                <w:rFonts w:hint="default" w:ascii="Times New Roman" w:hAnsi="Times New Roman" w:eastAsia="宋体" w:cs="Times New Roman"/>
                <w:color w:val="auto"/>
                <w:highlight w:val="none"/>
                <w:lang w:eastAsia="zh-CN"/>
              </w:rPr>
              <w:t>、</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下</w:t>
            </w:r>
            <w:r>
              <w:rPr>
                <w:rFonts w:hint="default" w:ascii="Times New Roman" w:hAnsi="Times New Roman" w:eastAsia="宋体" w:cs="Times New Roman"/>
                <w:color w:val="auto"/>
                <w:highlight w:val="none"/>
              </w:rPr>
              <w:t>降</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左旋</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、“右旋”</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vertAlign w:val="baseline"/>
                <w:lang w:val="en-US" w:eastAsia="zh-CN"/>
              </w:rPr>
            </w:pPr>
            <w:r>
              <w:rPr>
                <w:rFonts w:hint="eastAsia" w:cs="宋体"/>
                <w:vertAlign w:val="baseline"/>
                <w:lang w:val="en-US" w:eastAsia="zh-CN"/>
              </w:rPr>
              <w:t>见5.3.3末端控制板及末端灯板按键模块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lang w:eastAsia="zh-CN"/>
              </w:rPr>
              <w:t>TR03</w:t>
            </w:r>
            <w:r>
              <w:rPr>
                <w:rFonts w:hint="eastAsia"/>
                <w:sz w:val="18"/>
                <w:szCs w:val="18"/>
              </w:rPr>
              <w:t>0</w:t>
            </w:r>
            <w:r>
              <w:rPr>
                <w:rFonts w:hint="eastAsia"/>
                <w:sz w:val="18"/>
                <w:szCs w:val="18"/>
                <w:lang w:val="en-US" w:eastAsia="zh-CN"/>
              </w:rPr>
              <w:t>012</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sz w:val="21"/>
                <w:highlight w:val="none"/>
                <w:lang w:val="en-US" w:eastAsia="zh-CN"/>
              </w:rPr>
              <w:t>开关按钮</w:t>
            </w:r>
            <w:r>
              <w:rPr>
                <w:rFonts w:hint="eastAsia" w:eastAsia="宋体" w:cs="Times New Roman"/>
                <w:color w:val="auto"/>
                <w:sz w:val="21"/>
                <w:highlight w:val="none"/>
                <w:lang w:val="en-US" w:eastAsia="zh-CN"/>
              </w:rPr>
              <w:t>：</w:t>
            </w:r>
            <w:r>
              <w:rPr>
                <w:rFonts w:hint="eastAsia" w:ascii="Times New Roman" w:hAnsi="Times New Roman" w:cs="Times New Roman"/>
                <w:color w:val="auto"/>
                <w:highlight w:val="none"/>
                <w:lang w:val="en-US" w:eastAsia="zh-CN"/>
              </w:rPr>
              <w:t>电源开关</w:t>
            </w:r>
            <w:r>
              <w:rPr>
                <w:rFonts w:hint="default" w:ascii="Times New Roman" w:hAnsi="Times New Roman" w:eastAsia="宋体" w:cs="Times New Roman"/>
                <w:color w:val="auto"/>
                <w:highlight w:val="none"/>
              </w:rPr>
              <w:t>按钮1个</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电源部分外置一个开关</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选用DD12.9321.111型</w:t>
            </w:r>
            <w:r>
              <w:rPr>
                <w:rFonts w:hint="eastAsia" w:ascii="宋体" w:hAnsi="宋体" w:eastAsia="宋体" w:cs="宋体"/>
                <w:vertAlign w:val="baseline"/>
                <w:lang w:val="en-US" w:eastAsia="zh-CN"/>
              </w:rPr>
              <w:t>电源接入连接器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lang w:eastAsia="zh-CN"/>
              </w:rPr>
              <w:t>TR03</w:t>
            </w:r>
            <w:r>
              <w:rPr>
                <w:rFonts w:hint="eastAsia"/>
                <w:sz w:val="18"/>
                <w:szCs w:val="18"/>
              </w:rPr>
              <w:t>0</w:t>
            </w:r>
            <w:r>
              <w:rPr>
                <w:rFonts w:hint="eastAsia"/>
                <w:sz w:val="18"/>
                <w:szCs w:val="18"/>
                <w:lang w:val="en-US" w:eastAsia="zh-CN"/>
              </w:rPr>
              <w:t>013</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sz w:val="21"/>
                <w:highlight w:val="none"/>
                <w:lang w:val="en-US" w:eastAsia="zh-CN"/>
              </w:rPr>
              <w:t>开关按钮</w:t>
            </w:r>
            <w:r>
              <w:rPr>
                <w:rFonts w:hint="eastAsia" w:eastAsia="宋体" w:cs="Times New Roman"/>
                <w:color w:val="auto"/>
                <w:sz w:val="21"/>
                <w:highlight w:val="none"/>
                <w:lang w:val="en-US" w:eastAsia="zh-CN"/>
              </w:rPr>
              <w:t>：</w:t>
            </w:r>
            <w:r>
              <w:rPr>
                <w:rFonts w:hint="default" w:ascii="Times New Roman" w:hAnsi="Times New Roman" w:eastAsia="宋体" w:cs="Times New Roman"/>
                <w:color w:val="auto"/>
                <w:highlight w:val="none"/>
              </w:rPr>
              <w:t>系统开机按钮1个</w:t>
            </w:r>
            <w:r>
              <w:rPr>
                <w:rFonts w:hint="default" w:ascii="Times New Roman" w:hAnsi="Times New Roman" w:eastAsia="宋体" w:cs="Times New Roman"/>
                <w:color w:val="auto"/>
                <w:highlight w:val="none"/>
                <w:lang w:eastAsia="zh-CN"/>
              </w:rPr>
              <w:t>（</w:t>
            </w:r>
            <w:r>
              <w:rPr>
                <w:rFonts w:hint="default" w:ascii="Times New Roman" w:hAnsi="Times New Roman" w:eastAsia="宋体" w:cs="Times New Roman"/>
                <w:color w:val="auto"/>
                <w:highlight w:val="none"/>
                <w:lang w:val="en-US" w:eastAsia="zh-CN"/>
              </w:rPr>
              <w:t>包含指示灯</w:t>
            </w:r>
            <w:r>
              <w:rPr>
                <w:rFonts w:hint="default" w:ascii="Times New Roman" w:hAnsi="Times New Roman" w:eastAsia="宋体" w:cs="Times New Roman"/>
                <w:color w:val="auto"/>
                <w:highlight w:val="none"/>
                <w:lang w:eastAsia="zh-CN"/>
              </w:rPr>
              <w:t>）</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设计</w:t>
            </w:r>
            <w:r>
              <w:rPr>
                <w:rFonts w:hint="eastAsia" w:cs="宋体"/>
                <w:vertAlign w:val="baseline"/>
                <w:lang w:val="en-US" w:eastAsia="zh-CN"/>
              </w:rPr>
              <w:t>台车控制板外接一个带灯按钮实现机械臂开关机</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vertAlign w:val="baseline"/>
                <w:lang w:val="en-US" w:eastAsia="zh-CN"/>
              </w:rPr>
            </w:pPr>
            <w:r>
              <w:rPr>
                <w:rFonts w:hint="eastAsia" w:cs="宋体"/>
                <w:vertAlign w:val="baseline"/>
                <w:lang w:val="en-US" w:eastAsia="zh-CN"/>
              </w:rPr>
              <w:t>见5.1.3台车控制板机械臂电源开关模块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adjustRightInd/>
              <w:snapToGrid/>
              <w:spacing w:beforeLines="0" w:afterLines="0"/>
              <w:jc w:val="center"/>
              <w:rPr>
                <w:rFonts w:hint="eastAsia"/>
                <w:color w:val="auto"/>
                <w:highlight w:val="none"/>
                <w:vertAlign w:val="baseline"/>
                <w:lang w:val="en-US" w:eastAsia="zh-CN"/>
              </w:rPr>
            </w:pPr>
            <w:r>
              <w:rPr>
                <w:rFonts w:hint="eastAsia"/>
                <w:sz w:val="18"/>
                <w:szCs w:val="18"/>
                <w:lang w:eastAsia="zh-CN"/>
              </w:rPr>
              <w:t>TR03</w:t>
            </w:r>
            <w:r>
              <w:rPr>
                <w:rFonts w:hint="eastAsia"/>
                <w:sz w:val="18"/>
                <w:szCs w:val="18"/>
              </w:rPr>
              <w:t>0</w:t>
            </w:r>
            <w:r>
              <w:rPr>
                <w:rFonts w:hint="eastAsia"/>
                <w:sz w:val="18"/>
                <w:szCs w:val="18"/>
                <w:lang w:val="en-US" w:eastAsia="zh-CN"/>
              </w:rPr>
              <w:t>014</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sz w:val="21"/>
                <w:highlight w:val="none"/>
                <w:lang w:val="en-US" w:eastAsia="zh-CN"/>
              </w:rPr>
              <w:t>灯光</w:t>
            </w:r>
            <w:r>
              <w:rPr>
                <w:rFonts w:hint="eastAsia" w:eastAsia="宋体" w:cs="Times New Roman"/>
                <w:color w:val="auto"/>
                <w:sz w:val="21"/>
                <w:highlight w:val="none"/>
                <w:lang w:val="en-US" w:eastAsia="zh-CN"/>
              </w:rPr>
              <w:t>：</w:t>
            </w:r>
            <w:r>
              <w:rPr>
                <w:rFonts w:hint="eastAsia" w:ascii="Times New Roman" w:hAnsi="Times New Roman" w:eastAsia="宋体" w:cs="Times New Roman"/>
                <w:color w:val="auto"/>
                <w:highlight w:val="none"/>
              </w:rPr>
              <w:t>电源指示灯1个，设备上电后立即亮起</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电源开关并联一个指示灯</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vertAlign w:val="baseline"/>
                <w:lang w:val="en-US" w:eastAsia="zh-CN"/>
              </w:rPr>
            </w:pPr>
            <w:r>
              <w:rPr>
                <w:rFonts w:hint="eastAsia" w:cs="宋体"/>
                <w:vertAlign w:val="baseline"/>
                <w:lang w:val="en-US" w:eastAsia="zh-CN"/>
              </w:rPr>
              <w:t>选用红波金属</w:t>
            </w:r>
            <w:r>
              <w:rPr>
                <w:rFonts w:hint="default" w:ascii="宋体" w:hAnsi="宋体" w:eastAsia="宋体" w:cs="宋体"/>
                <w:vertAlign w:val="baseline"/>
                <w:lang w:val="en-US" w:eastAsia="zh-CN"/>
              </w:rPr>
              <w:t>指示灯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adjustRightInd/>
              <w:snapToGrid/>
              <w:spacing w:beforeLines="0" w:afterLines="0"/>
              <w:jc w:val="center"/>
              <w:rPr>
                <w:rFonts w:hint="eastAsia"/>
                <w:color w:val="auto"/>
                <w:highlight w:val="none"/>
                <w:vertAlign w:val="baseline"/>
                <w:lang w:val="en-US" w:eastAsia="zh-CN"/>
              </w:rPr>
            </w:pPr>
            <w:r>
              <w:rPr>
                <w:rFonts w:hint="eastAsia"/>
                <w:sz w:val="18"/>
                <w:szCs w:val="18"/>
                <w:lang w:eastAsia="zh-CN"/>
              </w:rPr>
              <w:t>TR03</w:t>
            </w:r>
            <w:r>
              <w:rPr>
                <w:rFonts w:hint="eastAsia"/>
                <w:sz w:val="18"/>
                <w:szCs w:val="18"/>
              </w:rPr>
              <w:t>0</w:t>
            </w:r>
            <w:r>
              <w:rPr>
                <w:rFonts w:hint="eastAsia"/>
                <w:sz w:val="18"/>
                <w:szCs w:val="18"/>
                <w:lang w:val="en-US" w:eastAsia="zh-CN"/>
              </w:rPr>
              <w:t>015</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sz w:val="21"/>
                <w:highlight w:val="none"/>
                <w:lang w:val="en-US" w:eastAsia="zh-CN"/>
              </w:rPr>
              <w:t>灯光</w:t>
            </w:r>
            <w:r>
              <w:rPr>
                <w:rFonts w:hint="eastAsia" w:eastAsia="宋体" w:cs="Times New Roman"/>
                <w:color w:val="auto"/>
                <w:sz w:val="21"/>
                <w:highlight w:val="none"/>
                <w:lang w:val="en-US" w:eastAsia="zh-CN"/>
              </w:rPr>
              <w:t>：</w:t>
            </w:r>
            <w:r>
              <w:rPr>
                <w:rFonts w:hint="eastAsia" w:cs="Times New Roman"/>
                <w:color w:val="auto"/>
                <w:highlight w:val="none"/>
                <w:lang w:val="en-US" w:eastAsia="zh-CN"/>
              </w:rPr>
              <w:t>UPS充电状态指示灯</w:t>
            </w:r>
            <w:r>
              <w:rPr>
                <w:rFonts w:hint="default" w:ascii="Times New Roman" w:hAnsi="Times New Roman" w:eastAsia="宋体" w:cs="Times New Roman"/>
                <w:color w:val="auto"/>
                <w:highlight w:val="none"/>
              </w:rPr>
              <w:t>1</w:t>
            </w:r>
            <w:r>
              <w:rPr>
                <w:rFonts w:hint="eastAsia" w:cs="Times New Roman"/>
                <w:color w:val="auto"/>
                <w:highlight w:val="none"/>
                <w:lang w:val="en-US" w:eastAsia="zh-CN"/>
              </w:rPr>
              <w:t>个</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设计</w:t>
            </w:r>
            <w:r>
              <w:rPr>
                <w:rFonts w:hint="eastAsia" w:cs="宋体"/>
                <w:vertAlign w:val="baseline"/>
                <w:lang w:val="en-US" w:eastAsia="zh-CN"/>
              </w:rPr>
              <w:t>台车控制板进行UPS充电状态查询并进行灯光指示</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vertAlign w:val="baseline"/>
                <w:lang w:val="en-US" w:eastAsia="zh-CN"/>
              </w:rPr>
            </w:pPr>
            <w:r>
              <w:rPr>
                <w:rFonts w:hint="eastAsia" w:cs="宋体"/>
                <w:vertAlign w:val="baseline"/>
                <w:lang w:val="en-US" w:eastAsia="zh-CN"/>
              </w:rPr>
              <w:t>见5.1.6台车控制板指示灯模块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adjustRightInd/>
              <w:snapToGrid/>
              <w:spacing w:beforeLines="0" w:afterLines="0"/>
              <w:jc w:val="center"/>
              <w:rPr>
                <w:rFonts w:hint="eastAsia"/>
                <w:color w:val="auto"/>
                <w:highlight w:val="none"/>
                <w:vertAlign w:val="baseline"/>
                <w:lang w:val="en-US" w:eastAsia="zh-CN"/>
              </w:rPr>
            </w:pPr>
            <w:r>
              <w:rPr>
                <w:rFonts w:hint="eastAsia"/>
                <w:sz w:val="18"/>
                <w:szCs w:val="18"/>
                <w:lang w:eastAsia="zh-CN"/>
              </w:rPr>
              <w:t>TR03</w:t>
            </w:r>
            <w:r>
              <w:rPr>
                <w:rFonts w:hint="eastAsia"/>
                <w:sz w:val="18"/>
                <w:szCs w:val="18"/>
              </w:rPr>
              <w:t>0</w:t>
            </w:r>
            <w:r>
              <w:rPr>
                <w:rFonts w:hint="eastAsia"/>
                <w:sz w:val="18"/>
                <w:szCs w:val="18"/>
                <w:lang w:val="en-US" w:eastAsia="zh-CN"/>
              </w:rPr>
              <w:t>016</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sz w:val="21"/>
                <w:highlight w:val="none"/>
                <w:lang w:val="en-US" w:eastAsia="zh-CN"/>
              </w:rPr>
              <w:t>灯光</w:t>
            </w:r>
            <w:r>
              <w:rPr>
                <w:rFonts w:hint="eastAsia" w:eastAsia="宋体" w:cs="Times New Roman"/>
                <w:color w:val="auto"/>
                <w:sz w:val="21"/>
                <w:highlight w:val="none"/>
                <w:lang w:val="en-US" w:eastAsia="zh-CN"/>
              </w:rPr>
              <w:t>：</w:t>
            </w:r>
            <w:r>
              <w:rPr>
                <w:rFonts w:hint="default" w:ascii="Times New Roman" w:hAnsi="Times New Roman" w:eastAsia="宋体" w:cs="Times New Roman"/>
                <w:color w:val="auto"/>
                <w:highlight w:val="none"/>
              </w:rPr>
              <w:t>系统</w:t>
            </w:r>
            <w:r>
              <w:rPr>
                <w:rFonts w:hint="eastAsia" w:ascii="Times New Roman" w:hAnsi="Times New Roman" w:cs="Times New Roman"/>
                <w:color w:val="auto"/>
                <w:highlight w:val="none"/>
                <w:lang w:val="en-US" w:eastAsia="zh-CN"/>
              </w:rPr>
              <w:t>供电状态</w:t>
            </w:r>
            <w:r>
              <w:rPr>
                <w:rFonts w:hint="default" w:ascii="Times New Roman" w:hAnsi="Times New Roman" w:eastAsia="宋体" w:cs="Times New Roman"/>
                <w:color w:val="auto"/>
                <w:highlight w:val="none"/>
              </w:rPr>
              <w:t>指示灯1个</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未上电灯灭，电源供电蓝色，</w:t>
            </w:r>
            <w:r>
              <w:rPr>
                <w:rFonts w:hint="eastAsia" w:cs="Times New Roman"/>
                <w:color w:val="auto"/>
                <w:highlight w:val="none"/>
                <w:lang w:val="en-US" w:eastAsia="zh-CN"/>
              </w:rPr>
              <w:t>UPS供电黄色</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设计</w:t>
            </w:r>
            <w:r>
              <w:rPr>
                <w:rFonts w:hint="eastAsia" w:cs="宋体"/>
                <w:vertAlign w:val="baseline"/>
                <w:lang w:val="en-US" w:eastAsia="zh-CN"/>
              </w:rPr>
              <w:t>台车控制板进行UPS状态查询并进行灯光指示</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vertAlign w:val="baseline"/>
                <w:lang w:val="en-US" w:eastAsia="zh-CN"/>
              </w:rPr>
            </w:pPr>
            <w:r>
              <w:rPr>
                <w:rFonts w:hint="eastAsia" w:cs="宋体"/>
                <w:vertAlign w:val="baseline"/>
                <w:lang w:val="en-US" w:eastAsia="zh-CN"/>
              </w:rPr>
              <w:t>见5.1.6台车控制板指示灯模块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adjustRightInd/>
              <w:snapToGrid/>
              <w:spacing w:beforeLines="0" w:afterLines="0"/>
              <w:jc w:val="center"/>
              <w:rPr>
                <w:rFonts w:hint="eastAsia"/>
                <w:color w:val="auto"/>
                <w:highlight w:val="none"/>
                <w:vertAlign w:val="baseline"/>
                <w:lang w:val="en-US" w:eastAsia="zh-CN"/>
              </w:rPr>
            </w:pPr>
            <w:r>
              <w:rPr>
                <w:rFonts w:hint="eastAsia"/>
                <w:sz w:val="18"/>
                <w:szCs w:val="18"/>
                <w:lang w:eastAsia="zh-CN"/>
              </w:rPr>
              <w:t>TR03</w:t>
            </w:r>
            <w:r>
              <w:rPr>
                <w:rFonts w:hint="eastAsia"/>
                <w:sz w:val="18"/>
                <w:szCs w:val="18"/>
              </w:rPr>
              <w:t>0</w:t>
            </w:r>
            <w:r>
              <w:rPr>
                <w:rFonts w:hint="eastAsia"/>
                <w:sz w:val="18"/>
                <w:szCs w:val="18"/>
                <w:lang w:val="en-US" w:eastAsia="zh-CN"/>
              </w:rPr>
              <w:t>017</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sz w:val="21"/>
                <w:highlight w:val="none"/>
                <w:lang w:val="en-US" w:eastAsia="zh-CN"/>
              </w:rPr>
              <w:t>灯光</w:t>
            </w:r>
            <w:r>
              <w:rPr>
                <w:rFonts w:hint="eastAsia" w:eastAsia="宋体" w:cs="Times New Roman"/>
                <w:color w:val="auto"/>
                <w:sz w:val="21"/>
                <w:highlight w:val="none"/>
                <w:lang w:val="en-US" w:eastAsia="zh-CN"/>
              </w:rPr>
              <w:t>：</w:t>
            </w:r>
            <w:r>
              <w:rPr>
                <w:rFonts w:hint="default" w:ascii="Times New Roman" w:hAnsi="Times New Roman" w:eastAsia="宋体" w:cs="Times New Roman"/>
                <w:color w:val="auto"/>
                <w:highlight w:val="none"/>
                <w:lang w:val="en-US" w:eastAsia="zh-CN"/>
              </w:rPr>
              <w:t>机械臂运行指示灯1个</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kern w:val="2"/>
                <w:sz w:val="21"/>
                <w:szCs w:val="24"/>
                <w:vertAlign w:val="baseline"/>
                <w:lang w:val="en-US" w:eastAsia="zh-CN" w:bidi="ar-SA"/>
              </w:rPr>
            </w:pPr>
            <w:r>
              <w:rPr>
                <w:rFonts w:hint="eastAsia" w:cs="宋体"/>
                <w:kern w:val="2"/>
                <w:sz w:val="21"/>
                <w:szCs w:val="24"/>
                <w:vertAlign w:val="baseline"/>
                <w:lang w:val="en-US" w:eastAsia="zh-CN" w:bidi="ar-SA"/>
              </w:rPr>
              <w:t>设计末端控制板进行机械臂灯光指示</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vertAlign w:val="baseline"/>
                <w:lang w:val="en-US" w:eastAsia="zh-CN"/>
              </w:rPr>
            </w:pPr>
            <w:r>
              <w:rPr>
                <w:rFonts w:hint="eastAsia" w:cs="宋体"/>
                <w:vertAlign w:val="baseline"/>
                <w:lang w:val="en-US" w:eastAsia="zh-CN"/>
              </w:rPr>
              <w:t>见5.3末端控制板及末端灯板末端灯板控制模块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lang w:eastAsia="zh-CN"/>
              </w:rPr>
              <w:t>TR03</w:t>
            </w:r>
            <w:r>
              <w:rPr>
                <w:rFonts w:hint="eastAsia"/>
                <w:sz w:val="18"/>
                <w:szCs w:val="18"/>
              </w:rPr>
              <w:t>0</w:t>
            </w:r>
            <w:r>
              <w:rPr>
                <w:rFonts w:hint="eastAsia"/>
                <w:sz w:val="18"/>
                <w:szCs w:val="18"/>
                <w:lang w:val="en-US" w:eastAsia="zh-CN"/>
              </w:rPr>
              <w:t>018</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sz w:val="21"/>
                <w:highlight w:val="none"/>
                <w:lang w:val="en-US" w:eastAsia="zh-CN"/>
              </w:rPr>
              <w:t>提示音</w:t>
            </w:r>
            <w:r>
              <w:rPr>
                <w:rFonts w:hint="eastAsia" w:ascii="Times New Roman" w:hAnsi="Times New Roman" w:cs="Times New Roman"/>
                <w:color w:val="auto"/>
                <w:sz w:val="21"/>
                <w:highlight w:val="none"/>
                <w:lang w:val="en-US" w:eastAsia="zh-CN"/>
              </w:rPr>
              <w:t>：</w:t>
            </w:r>
            <w:r>
              <w:rPr>
                <w:rFonts w:hint="eastAsia" w:cs="Times New Roman"/>
                <w:color w:val="auto"/>
                <w:highlight w:val="none"/>
                <w:lang w:val="en-US" w:eastAsia="zh-CN"/>
              </w:rPr>
              <w:t>UPS独立供电时设备发出提示音</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kern w:val="2"/>
                <w:sz w:val="21"/>
                <w:szCs w:val="24"/>
                <w:vertAlign w:val="baseline"/>
                <w:lang w:val="en-US" w:eastAsia="zh-CN" w:bidi="ar-SA"/>
              </w:rPr>
            </w:pPr>
            <w:r>
              <w:rPr>
                <w:rFonts w:hint="eastAsia" w:cs="宋体"/>
                <w:vertAlign w:val="baseline"/>
                <w:lang w:val="en-US" w:eastAsia="zh-CN"/>
              </w:rPr>
              <w:t>选择具有外电掉电提示功能的UPS</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cs="宋体"/>
                <w:vertAlign w:val="baseline"/>
                <w:lang w:val="en-US" w:eastAsia="zh-CN"/>
              </w:rPr>
            </w:pPr>
            <w:r>
              <w:rPr>
                <w:rFonts w:hint="eastAsia" w:cs="宋体"/>
                <w:vertAlign w:val="baseline"/>
                <w:lang w:val="en-US" w:eastAsia="zh-CN"/>
              </w:rPr>
              <w:t xml:space="preserve">选用华为UPS2000-A-1KTTS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1115" w:type="dxa"/>
            <w:shd w:val="clear" w:color="auto" w:fill="FFFFFF" w:themeFill="background1"/>
            <w:vAlign w:val="center"/>
          </w:tcPr>
          <w:p>
            <w:pPr>
              <w:adjustRightInd/>
              <w:snapToGrid/>
              <w:spacing w:beforeLines="0" w:afterLines="0"/>
              <w:jc w:val="center"/>
              <w:rPr>
                <w:rFonts w:hint="default"/>
                <w:color w:val="auto"/>
                <w:highlight w:val="none"/>
                <w:vertAlign w:val="baseline"/>
                <w:lang w:val="en-US" w:eastAsia="zh-CN"/>
              </w:rPr>
            </w:pPr>
            <w:r>
              <w:rPr>
                <w:rFonts w:hint="eastAsia"/>
                <w:sz w:val="18"/>
                <w:szCs w:val="18"/>
                <w:lang w:eastAsia="zh-CN"/>
              </w:rPr>
              <w:t>TR03</w:t>
            </w:r>
            <w:r>
              <w:rPr>
                <w:rFonts w:hint="eastAsia"/>
                <w:sz w:val="18"/>
                <w:szCs w:val="18"/>
              </w:rPr>
              <w:t>0</w:t>
            </w:r>
            <w:r>
              <w:rPr>
                <w:rFonts w:hint="eastAsia"/>
                <w:sz w:val="18"/>
                <w:szCs w:val="18"/>
                <w:lang w:val="en-US" w:eastAsia="zh-CN"/>
              </w:rPr>
              <w:t>020</w:t>
            </w:r>
          </w:p>
        </w:tc>
        <w:tc>
          <w:tcPr>
            <w:tcW w:w="2435" w:type="dxa"/>
            <w:shd w:val="clear" w:color="auto" w:fill="FFFFFF" w:themeFill="background1"/>
            <w:vAlign w:val="top"/>
          </w:tcPr>
          <w:p>
            <w:pPr>
              <w:adjustRightInd/>
              <w:snapToGrid/>
              <w:spacing w:beforeLines="0" w:afterLines="0"/>
              <w:jc w:val="left"/>
              <w:rPr>
                <w:rFonts w:hint="eastAsia" w:ascii="Times New Roman" w:hAnsi="Times New Roman" w:eastAsia="Times New Roman" w:cs="Times New Roman"/>
                <w:color w:val="auto"/>
                <w:kern w:val="2"/>
                <w:sz w:val="21"/>
                <w:szCs w:val="24"/>
                <w:lang w:val="en-US" w:eastAsia="zh-CN" w:bidi="ar-SA"/>
              </w:rPr>
            </w:pPr>
            <w:r>
              <w:rPr>
                <w:rFonts w:hint="default" w:ascii="Times New Roman" w:hAnsi="Times New Roman" w:eastAsia="宋体" w:cs="Times New Roman"/>
                <w:color w:val="auto"/>
                <w:highlight w:val="none"/>
              </w:rPr>
              <w:t>台车组成</w:t>
            </w:r>
            <w:r>
              <w:rPr>
                <w:rFonts w:hint="eastAsia"/>
                <w:color w:val="auto"/>
                <w:sz w:val="21"/>
                <w:lang w:eastAsia="zh-CN"/>
              </w:rPr>
              <w:t>：</w:t>
            </w:r>
            <w:r>
              <w:rPr>
                <w:rFonts w:hint="eastAsia" w:cs="Times New Roman"/>
                <w:color w:val="auto"/>
                <w:highlight w:val="none"/>
                <w:lang w:val="en-US" w:eastAsia="zh-CN"/>
              </w:rPr>
              <w:t>UR5e</w:t>
            </w:r>
            <w:r>
              <w:rPr>
                <w:rFonts w:hint="default" w:ascii="Times New Roman" w:hAnsi="Times New Roman" w:eastAsia="宋体" w:cs="Times New Roman"/>
                <w:color w:val="auto"/>
                <w:highlight w:val="none"/>
              </w:rPr>
              <w:t>机械臂</w:t>
            </w:r>
            <w:r>
              <w:rPr>
                <w:rFonts w:hint="default" w:ascii="Times New Roman" w:hAnsi="Times New Roman" w:eastAsia="宋体" w:cs="Times New Roman"/>
                <w:color w:val="auto"/>
                <w:highlight w:val="none"/>
                <w:lang w:val="en-US" w:eastAsia="zh-CN"/>
              </w:rPr>
              <w:t>及控制</w:t>
            </w:r>
            <w:r>
              <w:rPr>
                <w:rFonts w:hint="eastAsia" w:ascii="Times New Roman" w:hAnsi="Times New Roman" w:cs="Times New Roman"/>
                <w:color w:val="auto"/>
                <w:highlight w:val="none"/>
                <w:lang w:val="en-US" w:eastAsia="zh-CN"/>
              </w:rPr>
              <w:t>箱</w:t>
            </w:r>
          </w:p>
        </w:tc>
        <w:tc>
          <w:tcPr>
            <w:tcW w:w="2588"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highlight w:val="none"/>
                <w:vertAlign w:val="baseline"/>
                <w:lang w:val="en-US" w:eastAsia="zh-CN"/>
              </w:rPr>
            </w:pPr>
            <w:r>
              <w:rPr>
                <w:rFonts w:hint="eastAsia" w:ascii="宋体" w:hAnsi="宋体" w:cs="宋体"/>
                <w:highlight w:val="none"/>
                <w:vertAlign w:val="baseline"/>
                <w:lang w:val="en-US" w:eastAsia="zh-CN"/>
              </w:rPr>
              <w:t>设计</w:t>
            </w:r>
            <w:r>
              <w:rPr>
                <w:rFonts w:hint="eastAsia" w:ascii="宋体" w:hAnsi="宋体" w:cs="宋体"/>
                <w:kern w:val="2"/>
                <w:sz w:val="21"/>
                <w:szCs w:val="24"/>
                <w:vertAlign w:val="baseline"/>
                <w:lang w:val="en-US" w:eastAsia="zh-CN" w:bidi="ar-SA"/>
              </w:rPr>
              <w:t>控制板，与机械臂和机械臂控制箱协同工作</w:t>
            </w:r>
          </w:p>
        </w:tc>
        <w:tc>
          <w:tcPr>
            <w:tcW w:w="2384"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cs="宋体"/>
                <w:vertAlign w:val="baseline"/>
                <w:lang w:val="en-US" w:eastAsia="zh-CN"/>
              </w:rPr>
            </w:pPr>
            <w:r>
              <w:rPr>
                <w:rFonts w:hint="eastAsia" w:cs="宋体"/>
                <w:vertAlign w:val="baseline"/>
                <w:lang w:val="en-US" w:eastAsia="zh-CN"/>
              </w:rPr>
              <w:t>见5.1.3台车控制板机械臂电源开关模块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shd w:val="clear" w:color="auto" w:fill="FFFFFF" w:themeFill="background1"/>
            <w:vAlign w:val="center"/>
          </w:tcPr>
          <w:p>
            <w:pPr>
              <w:adjustRightInd/>
              <w:snapToGrid/>
              <w:spacing w:beforeLines="0" w:afterLines="0"/>
              <w:jc w:val="center"/>
              <w:rPr>
                <w:rFonts w:hint="eastAsia"/>
                <w:sz w:val="18"/>
                <w:szCs w:val="18"/>
                <w:lang w:val="en-US" w:eastAsia="zh-CN"/>
              </w:rPr>
            </w:pPr>
            <w:r>
              <w:rPr>
                <w:rFonts w:hint="eastAsia"/>
                <w:sz w:val="18"/>
                <w:szCs w:val="18"/>
                <w:lang w:eastAsia="zh-CN"/>
              </w:rPr>
              <w:t>TR03</w:t>
            </w:r>
            <w:r>
              <w:rPr>
                <w:rFonts w:hint="eastAsia"/>
                <w:sz w:val="18"/>
                <w:szCs w:val="18"/>
              </w:rPr>
              <w:t>0</w:t>
            </w:r>
            <w:r>
              <w:rPr>
                <w:rFonts w:hint="eastAsia"/>
                <w:sz w:val="18"/>
                <w:szCs w:val="18"/>
                <w:lang w:val="en-US" w:eastAsia="zh-CN"/>
              </w:rPr>
              <w:t>021</w:t>
            </w:r>
          </w:p>
        </w:tc>
        <w:tc>
          <w:tcPr>
            <w:tcW w:w="2435" w:type="dxa"/>
            <w:shd w:val="clear" w:color="auto" w:fill="FFFFFF" w:themeFill="background1"/>
            <w:vAlign w:val="center"/>
          </w:tcPr>
          <w:p>
            <w:pPr>
              <w:adjustRightInd/>
              <w:snapToGrid/>
              <w:spacing w:beforeLines="0" w:afterLines="0"/>
              <w:jc w:val="both"/>
              <w:rPr>
                <w:rFonts w:hint="eastAsia" w:ascii="Times New Roman" w:hAnsi="Times New Roman" w:eastAsia="Times New Roman" w:cs="Times New Roman"/>
                <w:color w:val="auto"/>
                <w:kern w:val="2"/>
                <w:sz w:val="21"/>
                <w:szCs w:val="24"/>
                <w:lang w:val="en-US" w:eastAsia="zh-CN" w:bidi="ar-SA"/>
              </w:rPr>
            </w:pPr>
            <w:r>
              <w:rPr>
                <w:rFonts w:hint="default" w:ascii="Times New Roman" w:hAnsi="Times New Roman" w:eastAsia="宋体" w:cs="Times New Roman"/>
                <w:color w:val="auto"/>
                <w:highlight w:val="none"/>
              </w:rPr>
              <w:t>台车组成</w:t>
            </w:r>
            <w:r>
              <w:rPr>
                <w:rFonts w:hint="eastAsia"/>
                <w:color w:val="auto"/>
                <w:sz w:val="21"/>
                <w:lang w:eastAsia="zh-CN"/>
              </w:rPr>
              <w:t>：</w:t>
            </w:r>
            <w:r>
              <w:rPr>
                <w:rFonts w:hint="eastAsia" w:cs="Times New Roman"/>
                <w:color w:val="auto"/>
                <w:highlight w:val="none"/>
                <w:lang w:val="en-US" w:eastAsia="zh-CN"/>
              </w:rPr>
              <w:t>UPS（UPS供电时，需要提示声音）</w:t>
            </w:r>
          </w:p>
        </w:tc>
        <w:tc>
          <w:tcPr>
            <w:tcW w:w="2588"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highlight w:val="none"/>
                <w:vertAlign w:val="baseline"/>
                <w:lang w:val="en-US" w:eastAsia="zh-CN"/>
              </w:rPr>
            </w:pPr>
            <w:r>
              <w:rPr>
                <w:rFonts w:hint="eastAsia" w:ascii="宋体" w:hAnsi="宋体" w:cs="宋体"/>
                <w:highlight w:val="none"/>
                <w:vertAlign w:val="baseline"/>
                <w:lang w:val="en-US" w:eastAsia="zh-CN"/>
              </w:rPr>
              <w:t>系统包含UPS系统，同时设计UPS控制板，与UPS协同工作</w:t>
            </w:r>
          </w:p>
        </w:tc>
        <w:tc>
          <w:tcPr>
            <w:tcW w:w="2384"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vertAlign w:val="baseline"/>
                <w:lang w:val="en-US" w:eastAsia="zh-CN"/>
              </w:rPr>
            </w:pPr>
            <w:r>
              <w:rPr>
                <w:rFonts w:hint="eastAsia" w:cs="宋体"/>
                <w:vertAlign w:val="baseline"/>
                <w:lang w:val="en-US" w:eastAsia="zh-CN"/>
              </w:rPr>
              <w:t>见5.1.4台车控制板UPS 通讯模块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shd w:val="clear" w:color="auto" w:fill="FFFFFF" w:themeFill="background1"/>
            <w:vAlign w:val="center"/>
          </w:tcPr>
          <w:p>
            <w:pPr>
              <w:adjustRightInd/>
              <w:snapToGrid/>
              <w:spacing w:beforeLines="0" w:afterLines="0"/>
              <w:jc w:val="center"/>
              <w:rPr>
                <w:rFonts w:hint="eastAsia"/>
                <w:sz w:val="18"/>
                <w:szCs w:val="18"/>
                <w:lang w:val="en-US" w:eastAsia="zh-CN"/>
              </w:rPr>
            </w:pPr>
            <w:r>
              <w:rPr>
                <w:rFonts w:hint="eastAsia"/>
                <w:sz w:val="18"/>
                <w:szCs w:val="18"/>
                <w:lang w:val="en-US" w:eastAsia="zh-CN"/>
              </w:rPr>
              <w:t>TR030022</w:t>
            </w:r>
          </w:p>
        </w:tc>
        <w:tc>
          <w:tcPr>
            <w:tcW w:w="2435" w:type="dxa"/>
            <w:shd w:val="clear" w:color="auto" w:fill="FFFFFF" w:themeFill="background1"/>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vertAlign w:val="baseline"/>
                <w:lang w:val="en-US" w:eastAsia="zh-CN"/>
              </w:rPr>
            </w:pPr>
            <w:r>
              <w:rPr>
                <w:rFonts w:hint="default" w:cs="宋体"/>
                <w:vertAlign w:val="baseline"/>
                <w:lang w:val="en-US" w:eastAsia="zh-CN"/>
              </w:rPr>
              <w:t>台车组成</w:t>
            </w:r>
            <w:r>
              <w:rPr>
                <w:rFonts w:hint="eastAsia" w:cs="宋体"/>
                <w:vertAlign w:val="baseline"/>
                <w:lang w:val="en-US" w:eastAsia="zh-CN"/>
              </w:rPr>
              <w:t>：USB分线器</w:t>
            </w:r>
          </w:p>
        </w:tc>
        <w:tc>
          <w:tcPr>
            <w:tcW w:w="2588"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vertAlign w:val="baseline"/>
                <w:lang w:val="en-US" w:eastAsia="zh-CN"/>
              </w:rPr>
            </w:pPr>
            <w:r>
              <w:rPr>
                <w:rFonts w:hint="eastAsia" w:cs="宋体"/>
                <w:vertAlign w:val="baseline"/>
                <w:lang w:val="en-US" w:eastAsia="zh-CN"/>
              </w:rPr>
              <w:t>系统包含USB分线器</w:t>
            </w:r>
          </w:p>
        </w:tc>
        <w:tc>
          <w:tcPr>
            <w:tcW w:w="2384"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vertAlign w:val="baseline"/>
                <w:lang w:val="en-US" w:eastAsia="zh-CN"/>
              </w:rPr>
            </w:pPr>
            <w:r>
              <w:rPr>
                <w:rFonts w:hint="eastAsia" w:cs="宋体"/>
                <w:vertAlign w:val="baseline"/>
                <w:lang w:val="en-US" w:eastAsia="zh-CN"/>
              </w:rPr>
              <w:t>选用绿联USB分线器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shd w:val="clear" w:color="auto" w:fill="FFFFFF" w:themeFill="background1"/>
            <w:vAlign w:val="center"/>
          </w:tcPr>
          <w:p>
            <w:pPr>
              <w:adjustRightInd/>
              <w:snapToGrid/>
              <w:spacing w:beforeLines="0" w:afterLines="0"/>
              <w:jc w:val="center"/>
              <w:rPr>
                <w:rFonts w:hint="eastAsia"/>
                <w:sz w:val="18"/>
                <w:szCs w:val="18"/>
                <w:lang w:val="en-US" w:eastAsia="zh-CN"/>
              </w:rPr>
            </w:pPr>
            <w:r>
              <w:rPr>
                <w:rFonts w:hint="eastAsia"/>
                <w:sz w:val="18"/>
                <w:szCs w:val="18"/>
                <w:lang w:eastAsia="zh-CN"/>
              </w:rPr>
              <w:t>TR03</w:t>
            </w:r>
            <w:r>
              <w:rPr>
                <w:rFonts w:hint="eastAsia"/>
                <w:sz w:val="18"/>
                <w:szCs w:val="18"/>
              </w:rPr>
              <w:t>0</w:t>
            </w:r>
            <w:r>
              <w:rPr>
                <w:rFonts w:hint="eastAsia"/>
                <w:sz w:val="18"/>
                <w:szCs w:val="18"/>
                <w:lang w:val="en-US" w:eastAsia="zh-CN"/>
              </w:rPr>
              <w:t>023</w:t>
            </w:r>
          </w:p>
        </w:tc>
        <w:tc>
          <w:tcPr>
            <w:tcW w:w="2435" w:type="dxa"/>
            <w:shd w:val="clear" w:color="auto" w:fill="FFFFFF" w:themeFill="background1"/>
            <w:vAlign w:val="top"/>
          </w:tcPr>
          <w:p>
            <w:pPr>
              <w:adjustRightInd/>
              <w:snapToGrid/>
              <w:spacing w:beforeLines="0" w:afterLines="0"/>
              <w:jc w:val="left"/>
              <w:rPr>
                <w:rFonts w:hint="eastAsia" w:ascii="Times New Roman" w:hAnsi="Times New Roman" w:eastAsia="Times New Roman" w:cs="Times New Roman"/>
                <w:color w:val="auto"/>
                <w:kern w:val="2"/>
                <w:sz w:val="21"/>
                <w:szCs w:val="24"/>
                <w:lang w:val="en-US" w:eastAsia="zh-CN" w:bidi="ar-SA"/>
              </w:rPr>
            </w:pPr>
            <w:r>
              <w:rPr>
                <w:rFonts w:hint="default" w:ascii="Times New Roman" w:hAnsi="Times New Roman" w:eastAsia="宋体" w:cs="Times New Roman"/>
                <w:color w:val="auto"/>
                <w:highlight w:val="none"/>
              </w:rPr>
              <w:t>台车组成</w:t>
            </w:r>
            <w:r>
              <w:rPr>
                <w:rFonts w:hint="eastAsia"/>
                <w:color w:val="auto"/>
                <w:sz w:val="21"/>
                <w:lang w:eastAsia="zh-CN"/>
              </w:rPr>
              <w:t>：</w:t>
            </w:r>
            <w:r>
              <w:rPr>
                <w:rFonts w:hint="eastAsia" w:ascii="Times New Roman" w:hAnsi="Times New Roman" w:cs="Times New Roman"/>
              </w:rPr>
              <w:t>升降机构</w:t>
            </w:r>
          </w:p>
        </w:tc>
        <w:tc>
          <w:tcPr>
            <w:tcW w:w="2588"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highlight w:val="none"/>
                <w:vertAlign w:val="baseline"/>
                <w:lang w:val="en-US" w:eastAsia="zh-CN"/>
              </w:rPr>
            </w:pPr>
            <w:r>
              <w:rPr>
                <w:rFonts w:hint="eastAsia" w:ascii="宋体" w:hAnsi="宋体" w:cs="宋体"/>
                <w:highlight w:val="none"/>
                <w:vertAlign w:val="baseline"/>
                <w:lang w:val="en-US" w:eastAsia="zh-CN"/>
              </w:rPr>
              <w:t>系统包含升降立柱，同时设计控制板，控制升降</w:t>
            </w:r>
            <w:r>
              <w:rPr>
                <w:rFonts w:hint="eastAsia" w:ascii="Times New Roman" w:hAnsi="Times New Roman" w:cs="Times New Roman"/>
              </w:rPr>
              <w:t>机构</w:t>
            </w:r>
            <w:r>
              <w:rPr>
                <w:rFonts w:hint="eastAsia" w:ascii="宋体" w:hAnsi="宋体" w:cs="宋体"/>
                <w:highlight w:val="none"/>
                <w:vertAlign w:val="baseline"/>
                <w:lang w:val="en-US" w:eastAsia="zh-CN"/>
              </w:rPr>
              <w:t>工作</w:t>
            </w:r>
          </w:p>
        </w:tc>
        <w:tc>
          <w:tcPr>
            <w:tcW w:w="2384"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vertAlign w:val="baseline"/>
                <w:lang w:val="en-US" w:eastAsia="zh-CN"/>
              </w:rPr>
            </w:pPr>
            <w:r>
              <w:rPr>
                <w:rFonts w:hint="eastAsia" w:cs="宋体"/>
                <w:vertAlign w:val="baseline"/>
                <w:lang w:val="en-US" w:eastAsia="zh-CN"/>
              </w:rPr>
              <w:t>见3.2升降控制板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shd w:val="clear" w:color="auto" w:fill="FFFFFF" w:themeFill="background1"/>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lang w:eastAsia="zh-CN"/>
              </w:rPr>
              <w:t>TR03</w:t>
            </w:r>
            <w:r>
              <w:rPr>
                <w:rFonts w:hint="eastAsia"/>
                <w:sz w:val="18"/>
                <w:szCs w:val="18"/>
              </w:rPr>
              <w:t>0</w:t>
            </w:r>
            <w:r>
              <w:rPr>
                <w:rFonts w:hint="eastAsia"/>
                <w:sz w:val="18"/>
                <w:szCs w:val="18"/>
                <w:lang w:val="en-US" w:eastAsia="zh-CN"/>
              </w:rPr>
              <w:t>024</w:t>
            </w:r>
          </w:p>
        </w:tc>
        <w:tc>
          <w:tcPr>
            <w:tcW w:w="2435" w:type="dxa"/>
            <w:shd w:val="clear" w:color="auto" w:fill="FFFFFF" w:themeFill="background1"/>
            <w:vAlign w:val="center"/>
          </w:tcPr>
          <w:p>
            <w:pPr>
              <w:adjustRightInd/>
              <w:snapToGrid/>
              <w:spacing w:beforeLines="0" w:afterLines="0"/>
              <w:jc w:val="both"/>
              <w:rPr>
                <w:rFonts w:hint="eastAsia" w:ascii="Times New Roman" w:hAnsi="Times New Roman" w:eastAsia="宋体" w:cs="Times New Roman"/>
                <w:color w:val="auto"/>
                <w:kern w:val="2"/>
                <w:sz w:val="21"/>
                <w:szCs w:val="24"/>
                <w:lang w:val="en-US" w:eastAsia="zh-CN" w:bidi="ar-SA"/>
              </w:rPr>
            </w:pPr>
            <w:r>
              <w:rPr>
                <w:rFonts w:hint="default" w:ascii="Times New Roman" w:hAnsi="Times New Roman" w:eastAsia="宋体" w:cs="Times New Roman"/>
                <w:color w:val="auto"/>
                <w:highlight w:val="none"/>
              </w:rPr>
              <w:t>台车组成</w:t>
            </w:r>
            <w:r>
              <w:rPr>
                <w:rFonts w:hint="eastAsia"/>
                <w:color w:val="auto"/>
                <w:sz w:val="21"/>
                <w:lang w:eastAsia="zh-CN"/>
              </w:rPr>
              <w:t>：</w:t>
            </w:r>
            <w:r>
              <w:rPr>
                <w:rFonts w:hint="default" w:ascii="Times New Roman" w:hAnsi="Times New Roman" w:eastAsia="宋体" w:cs="Times New Roman"/>
                <w:color w:val="auto"/>
                <w:highlight w:val="none"/>
              </w:rPr>
              <w:t>电源</w:t>
            </w:r>
            <w:r>
              <w:rPr>
                <w:rFonts w:hint="default" w:ascii="Times New Roman" w:hAnsi="Times New Roman" w:eastAsia="宋体" w:cs="Times New Roman"/>
                <w:color w:val="auto"/>
                <w:highlight w:val="none"/>
                <w:lang w:eastAsia="zh-CN"/>
              </w:rPr>
              <w:t>（</w:t>
            </w:r>
            <w:r>
              <w:rPr>
                <w:rFonts w:hint="default" w:ascii="Times New Roman" w:hAnsi="Times New Roman" w:eastAsia="宋体" w:cs="Times New Roman"/>
                <w:color w:val="auto"/>
                <w:highlight w:val="none"/>
                <w:lang w:val="en-US" w:eastAsia="zh-CN"/>
              </w:rPr>
              <w:t>开关电源、滤波开关</w:t>
            </w:r>
            <w:r>
              <w:rPr>
                <w:rFonts w:hint="default" w:ascii="Times New Roman" w:hAnsi="Times New Roman" w:eastAsia="宋体" w:cs="Times New Roman"/>
                <w:color w:val="auto"/>
                <w:highlight w:val="none"/>
                <w:lang w:eastAsia="zh-CN"/>
              </w:rPr>
              <w:t>）</w:t>
            </w:r>
          </w:p>
        </w:tc>
        <w:tc>
          <w:tcPr>
            <w:tcW w:w="2588"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highlight w:val="none"/>
                <w:vertAlign w:val="baseline"/>
                <w:lang w:val="en-US" w:eastAsia="zh-CN"/>
              </w:rPr>
            </w:pPr>
            <w:r>
              <w:rPr>
                <w:rFonts w:hint="eastAsia" w:ascii="宋体" w:hAnsi="宋体" w:cs="宋体"/>
                <w:highlight w:val="none"/>
                <w:vertAlign w:val="baseline"/>
                <w:lang w:val="en-US" w:eastAsia="zh-CN"/>
              </w:rPr>
              <w:t>系统开关电源为控制板供电，网电源入口加装</w:t>
            </w:r>
            <w:r>
              <w:rPr>
                <w:rFonts w:hint="eastAsia" w:ascii="Times New Roman" w:hAnsi="Times New Roman"/>
                <w:color w:val="auto"/>
                <w:sz w:val="21"/>
              </w:rPr>
              <w:t>滤波</w:t>
            </w:r>
            <w:r>
              <w:rPr>
                <w:rFonts w:hint="eastAsia"/>
                <w:color w:val="auto"/>
                <w:sz w:val="21"/>
                <w:lang w:val="en-US" w:eastAsia="zh-CN"/>
              </w:rPr>
              <w:t>器</w:t>
            </w:r>
          </w:p>
        </w:tc>
        <w:tc>
          <w:tcPr>
            <w:tcW w:w="2384"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vertAlign w:val="baseline"/>
                <w:lang w:val="en-US" w:eastAsia="zh-CN"/>
              </w:rPr>
            </w:pPr>
            <w:r>
              <w:rPr>
                <w:rFonts w:hint="eastAsia" w:cs="宋体"/>
                <w:vertAlign w:val="baseline"/>
                <w:lang w:val="en-US" w:eastAsia="zh-CN"/>
              </w:rPr>
              <w:t>选用DD12.9321.111型</w:t>
            </w:r>
            <w:r>
              <w:rPr>
                <w:rFonts w:hint="eastAsia" w:ascii="宋体" w:hAnsi="宋体" w:eastAsia="宋体" w:cs="宋体"/>
                <w:vertAlign w:val="baseline"/>
                <w:lang w:val="en-US" w:eastAsia="zh-CN"/>
              </w:rPr>
              <w:t>电源接入连接器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shd w:val="clear" w:color="auto" w:fill="FFFFFF" w:themeFill="background1"/>
            <w:vAlign w:val="center"/>
          </w:tcPr>
          <w:p>
            <w:pPr>
              <w:adjustRightInd/>
              <w:snapToGrid/>
              <w:spacing w:beforeLines="0" w:afterLines="0"/>
              <w:jc w:val="center"/>
              <w:rPr>
                <w:rFonts w:hint="eastAsia"/>
                <w:color w:val="auto"/>
                <w:highlight w:val="none"/>
                <w:vertAlign w:val="baseline"/>
                <w:lang w:val="en-US" w:eastAsia="zh-CN"/>
              </w:rPr>
            </w:pPr>
            <w:r>
              <w:rPr>
                <w:rFonts w:hint="eastAsia"/>
                <w:sz w:val="18"/>
                <w:szCs w:val="18"/>
                <w:lang w:eastAsia="zh-CN"/>
              </w:rPr>
              <w:t>TR03</w:t>
            </w:r>
            <w:r>
              <w:rPr>
                <w:rFonts w:hint="eastAsia"/>
                <w:sz w:val="18"/>
                <w:szCs w:val="18"/>
              </w:rPr>
              <w:t>0</w:t>
            </w:r>
            <w:r>
              <w:rPr>
                <w:rFonts w:hint="eastAsia"/>
                <w:sz w:val="18"/>
                <w:szCs w:val="18"/>
                <w:lang w:val="en-US" w:eastAsia="zh-CN"/>
              </w:rPr>
              <w:t>025</w:t>
            </w:r>
          </w:p>
        </w:tc>
        <w:tc>
          <w:tcPr>
            <w:tcW w:w="2435" w:type="dxa"/>
            <w:shd w:val="clear" w:color="auto" w:fill="FFFFFF" w:themeFill="background1"/>
            <w:vAlign w:val="top"/>
          </w:tcPr>
          <w:p>
            <w:pPr>
              <w:adjustRightInd/>
              <w:snapToGrid/>
              <w:spacing w:beforeLines="0" w:afterLines="0"/>
              <w:jc w:val="left"/>
              <w:rPr>
                <w:rFonts w:hint="eastAsia" w:ascii="Times New Roman" w:hAnsi="Times New Roman" w:eastAsia="Times New Roman" w:cs="Times New Roman"/>
                <w:color w:val="auto"/>
                <w:kern w:val="2"/>
                <w:sz w:val="21"/>
                <w:szCs w:val="24"/>
                <w:lang w:val="en-US" w:eastAsia="zh-CN" w:bidi="ar-SA"/>
              </w:rPr>
            </w:pPr>
            <w:r>
              <w:rPr>
                <w:rFonts w:hint="default" w:ascii="Times New Roman" w:hAnsi="Times New Roman" w:eastAsia="宋体" w:cs="Times New Roman"/>
                <w:color w:val="auto"/>
                <w:highlight w:val="none"/>
              </w:rPr>
              <w:t>台车组成</w:t>
            </w:r>
            <w:r>
              <w:rPr>
                <w:rFonts w:hint="eastAsia"/>
                <w:color w:val="auto"/>
                <w:sz w:val="21"/>
                <w:lang w:eastAsia="zh-CN"/>
              </w:rPr>
              <w:t>：</w:t>
            </w:r>
            <w:r>
              <w:rPr>
                <w:rFonts w:hint="default" w:ascii="Times New Roman" w:hAnsi="Times New Roman" w:eastAsia="宋体" w:cs="Times New Roman"/>
                <w:color w:val="auto"/>
                <w:highlight w:val="none"/>
              </w:rPr>
              <w:t>静音轮</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带扫线器、刹车</w:t>
            </w:r>
            <w:r>
              <w:rPr>
                <w:rFonts w:hint="eastAsia" w:ascii="Times New Roman" w:hAnsi="Times New Roman" w:cs="Times New Roman"/>
                <w:color w:val="auto"/>
                <w:highlight w:val="none"/>
                <w:lang w:eastAsia="zh-CN"/>
              </w:rPr>
              <w:t>）</w:t>
            </w:r>
          </w:p>
        </w:tc>
        <w:tc>
          <w:tcPr>
            <w:tcW w:w="2588"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highlight w:val="none"/>
                <w:vertAlign w:val="baseline"/>
                <w:lang w:val="en-US" w:eastAsia="zh-CN"/>
              </w:rPr>
            </w:pPr>
            <w:r>
              <w:rPr>
                <w:rFonts w:hint="eastAsia" w:ascii="宋体" w:hAnsi="宋体" w:cs="宋体"/>
                <w:highlight w:val="none"/>
                <w:vertAlign w:val="baseline"/>
                <w:lang w:val="en-US" w:eastAsia="zh-CN"/>
              </w:rPr>
              <w:t>系统包含</w:t>
            </w:r>
            <w:r>
              <w:rPr>
                <w:rFonts w:hint="eastAsia" w:ascii="Times New Roman" w:hAnsi="Times New Roman" w:cs="Times New Roman"/>
                <w:color w:val="auto"/>
                <w:highlight w:val="none"/>
                <w:lang w:val="en-US" w:eastAsia="zh-CN"/>
              </w:rPr>
              <w:t>扫线器、刹车功能的</w:t>
            </w:r>
            <w:r>
              <w:rPr>
                <w:rFonts w:hint="eastAsia" w:ascii="宋体" w:hAnsi="宋体" w:cs="宋体"/>
                <w:highlight w:val="none"/>
                <w:vertAlign w:val="baseline"/>
                <w:lang w:val="en-US" w:eastAsia="zh-CN"/>
              </w:rPr>
              <w:t>静音轮</w:t>
            </w:r>
          </w:p>
        </w:tc>
        <w:tc>
          <w:tcPr>
            <w:tcW w:w="2384"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cs="宋体"/>
                <w:vertAlign w:val="baseline"/>
                <w:lang w:val="en-US" w:eastAsia="zh-CN"/>
              </w:rPr>
            </w:pPr>
            <w:r>
              <w:rPr>
                <w:rFonts w:hint="eastAsia" w:cs="宋体"/>
                <w:vertAlign w:val="baseline"/>
                <w:lang w:val="en-US" w:eastAsia="zh-CN"/>
              </w:rPr>
              <w:t>选用TENTE 5947UAP125P30-13滚轮和Push Cable Linea 125扫线器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shd w:val="clear" w:color="auto" w:fill="FFFFFF" w:themeFill="background1"/>
            <w:vAlign w:val="center"/>
          </w:tcPr>
          <w:p>
            <w:pPr>
              <w:adjustRightInd/>
              <w:snapToGrid/>
              <w:spacing w:beforeLines="0" w:afterLines="0"/>
              <w:jc w:val="center"/>
              <w:rPr>
                <w:rFonts w:hint="eastAsia"/>
                <w:color w:val="auto"/>
                <w:highlight w:val="none"/>
                <w:vertAlign w:val="baseline"/>
                <w:lang w:val="en-US" w:eastAsia="zh-CN"/>
              </w:rPr>
            </w:pPr>
            <w:r>
              <w:rPr>
                <w:rFonts w:hint="eastAsia"/>
                <w:sz w:val="18"/>
                <w:szCs w:val="18"/>
                <w:lang w:eastAsia="zh-CN"/>
              </w:rPr>
              <w:t>TR03</w:t>
            </w:r>
            <w:r>
              <w:rPr>
                <w:rFonts w:hint="eastAsia"/>
                <w:sz w:val="18"/>
                <w:szCs w:val="18"/>
              </w:rPr>
              <w:t>0</w:t>
            </w:r>
            <w:r>
              <w:rPr>
                <w:rFonts w:hint="eastAsia"/>
                <w:sz w:val="18"/>
                <w:szCs w:val="18"/>
                <w:lang w:val="en-US" w:eastAsia="zh-CN"/>
              </w:rPr>
              <w:t>026</w:t>
            </w:r>
          </w:p>
        </w:tc>
        <w:tc>
          <w:tcPr>
            <w:tcW w:w="2435" w:type="dxa"/>
            <w:shd w:val="clear" w:color="auto" w:fill="FFFFFF" w:themeFill="background1"/>
            <w:vAlign w:val="center"/>
          </w:tcPr>
          <w:p>
            <w:pPr>
              <w:adjustRightInd/>
              <w:snapToGrid/>
              <w:spacing w:beforeLines="0" w:afterLines="0"/>
              <w:jc w:val="both"/>
              <w:rPr>
                <w:rFonts w:hint="eastAsia" w:ascii="Times New Roman" w:hAnsi="Times New Roman" w:eastAsia="Times New Roman" w:cs="Times New Roman"/>
                <w:color w:val="auto"/>
                <w:kern w:val="2"/>
                <w:sz w:val="21"/>
                <w:szCs w:val="24"/>
                <w:lang w:val="en-US" w:eastAsia="zh-CN" w:bidi="ar-SA"/>
              </w:rPr>
            </w:pPr>
            <w:r>
              <w:rPr>
                <w:rFonts w:hint="default" w:ascii="Times New Roman" w:hAnsi="Times New Roman" w:eastAsia="宋体" w:cs="Times New Roman"/>
                <w:color w:val="auto"/>
                <w:highlight w:val="none"/>
              </w:rPr>
              <w:t>台车组成</w:t>
            </w:r>
            <w:r>
              <w:rPr>
                <w:rFonts w:hint="eastAsia"/>
                <w:color w:val="auto"/>
                <w:sz w:val="21"/>
                <w:lang w:eastAsia="zh-CN"/>
              </w:rPr>
              <w:t>：</w:t>
            </w:r>
            <w:r>
              <w:rPr>
                <w:rFonts w:hint="eastAsia" w:ascii="Times New Roman" w:hAnsi="Times New Roman" w:cs="Times New Roman"/>
              </w:rPr>
              <w:t>兼容有线双脚踏和无线双脚踏</w:t>
            </w:r>
          </w:p>
        </w:tc>
        <w:tc>
          <w:tcPr>
            <w:tcW w:w="2588"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highlight w:val="none"/>
                <w:vertAlign w:val="baseline"/>
                <w:lang w:val="en-US" w:eastAsia="zh-CN"/>
              </w:rPr>
            </w:pPr>
            <w:r>
              <w:rPr>
                <w:rFonts w:hint="eastAsia" w:ascii="宋体" w:hAnsi="宋体" w:cs="宋体"/>
                <w:highlight w:val="none"/>
                <w:vertAlign w:val="baseline"/>
                <w:lang w:val="en-US" w:eastAsia="zh-CN"/>
              </w:rPr>
              <w:t>系统包含</w:t>
            </w:r>
            <w:r>
              <w:rPr>
                <w:rFonts w:hint="eastAsia" w:cs="宋体"/>
                <w:highlight w:val="none"/>
                <w:vertAlign w:val="baseline"/>
                <w:lang w:val="en-US" w:eastAsia="zh-CN"/>
              </w:rPr>
              <w:t>双</w:t>
            </w:r>
            <w:r>
              <w:rPr>
                <w:rFonts w:hint="eastAsia" w:ascii="宋体" w:hAnsi="宋体" w:cs="宋体"/>
                <w:highlight w:val="none"/>
                <w:vertAlign w:val="baseline"/>
                <w:lang w:val="en-US" w:eastAsia="zh-CN"/>
              </w:rPr>
              <w:t>脚踏</w:t>
            </w:r>
            <w:r>
              <w:rPr>
                <w:rFonts w:hint="eastAsia" w:cs="宋体"/>
                <w:highlight w:val="none"/>
                <w:vertAlign w:val="baseline"/>
                <w:lang w:val="en-US" w:eastAsia="zh-CN"/>
              </w:rPr>
              <w:t>的</w:t>
            </w:r>
            <w:r>
              <w:rPr>
                <w:rFonts w:hint="eastAsia" w:ascii="宋体" w:hAnsi="宋体" w:cs="宋体"/>
                <w:highlight w:val="none"/>
                <w:vertAlign w:val="baseline"/>
                <w:lang w:val="en-US" w:eastAsia="zh-CN"/>
              </w:rPr>
              <w:t>开关，同时设计控制板</w:t>
            </w:r>
          </w:p>
        </w:tc>
        <w:tc>
          <w:tcPr>
            <w:tcW w:w="2384"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vertAlign w:val="baseline"/>
                <w:lang w:val="en-US" w:eastAsia="zh-CN"/>
              </w:rPr>
            </w:pPr>
            <w:r>
              <w:rPr>
                <w:rFonts w:hint="eastAsia" w:cs="宋体"/>
                <w:vertAlign w:val="baseline"/>
                <w:lang w:val="en-US" w:eastAsia="zh-CN"/>
              </w:rPr>
              <w:t>选用世德MKF 2 1PW/1PW-MED GP26脚踏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shd w:val="clear" w:color="auto" w:fill="FFFFFF" w:themeFill="background1"/>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lang w:eastAsia="zh-CN"/>
              </w:rPr>
              <w:t>TR03</w:t>
            </w:r>
            <w:r>
              <w:rPr>
                <w:rFonts w:hint="eastAsia"/>
                <w:sz w:val="18"/>
                <w:szCs w:val="18"/>
              </w:rPr>
              <w:t>0</w:t>
            </w:r>
            <w:r>
              <w:rPr>
                <w:rFonts w:hint="eastAsia"/>
                <w:sz w:val="18"/>
                <w:szCs w:val="18"/>
                <w:lang w:val="en-US" w:eastAsia="zh-CN"/>
              </w:rPr>
              <w:t>027</w:t>
            </w:r>
          </w:p>
        </w:tc>
        <w:tc>
          <w:tcPr>
            <w:tcW w:w="2435" w:type="dxa"/>
            <w:shd w:val="clear" w:color="auto" w:fill="FFFFFF" w:themeFill="background1"/>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jc w:val="left"/>
              <w:textAlignment w:val="auto"/>
              <w:rPr>
                <w:rFonts w:hint="eastAsia" w:ascii="Times New Roman" w:hAnsi="Times New Roman" w:cs="Times New Roman"/>
                <w:color w:val="auto"/>
                <w:highlight w:val="none"/>
                <w:lang w:val="en-US" w:eastAsia="zh-CN"/>
              </w:rPr>
            </w:pPr>
            <w:r>
              <w:rPr>
                <w:rFonts w:hint="default" w:ascii="Times New Roman" w:hAnsi="Times New Roman" w:eastAsia="宋体" w:cs="Times New Roman"/>
                <w:color w:val="auto"/>
                <w:highlight w:val="none"/>
              </w:rPr>
              <w:t>台车组成</w:t>
            </w:r>
            <w:r>
              <w:rPr>
                <w:rFonts w:hint="eastAsia"/>
                <w:color w:val="auto"/>
                <w:sz w:val="21"/>
                <w:lang w:eastAsia="zh-CN"/>
              </w:rPr>
              <w:t>：</w:t>
            </w:r>
            <w:r>
              <w:rPr>
                <w:rFonts w:hint="eastAsia" w:ascii="Times New Roman" w:hAnsi="Times New Roman" w:cs="Times New Roman"/>
                <w:color w:val="auto"/>
                <w:highlight w:val="none"/>
                <w:lang w:val="en-US" w:eastAsia="zh-CN"/>
              </w:rPr>
              <w:t>末端控制器：</w:t>
            </w:r>
          </w:p>
          <w:p>
            <w:pPr>
              <w:keepNext w:val="0"/>
              <w:keepLines w:val="0"/>
              <w:pageBreakBefore w:val="0"/>
              <w:widowControl w:val="0"/>
              <w:numPr>
                <w:ilvl w:val="0"/>
                <w:numId w:val="2"/>
              </w:numPr>
              <w:kinsoku/>
              <w:wordWrap/>
              <w:overflowPunct/>
              <w:topLinePunct w:val="0"/>
              <w:autoSpaceDE/>
              <w:autoSpaceDN/>
              <w:bidi w:val="0"/>
              <w:spacing w:beforeLines="0" w:afterLines="0" w:line="360" w:lineRule="auto"/>
              <w:ind w:left="420" w:leftChars="0" w:hanging="420" w:firstLineChars="0"/>
              <w:jc w:val="both"/>
              <w:textAlignment w:val="auto"/>
              <w:rPr>
                <w:rFonts w:hint="default" w:ascii="Times New Roman" w:hAnsi="Times New Roman" w:cs="Times New Roman"/>
                <w:color w:val="auto"/>
                <w:highlight w:val="none"/>
                <w:vertAlign w:val="baseline"/>
                <w:lang w:val="en-US" w:eastAsia="zh-CN"/>
              </w:rPr>
            </w:pPr>
            <w:r>
              <w:rPr>
                <w:rFonts w:hint="eastAsia"/>
                <w:lang w:val="en-US" w:eastAsia="zh-CN"/>
              </w:rPr>
              <w:t>设置有绝缘层用于定位器和机械臂本体间的电器隔离。</w:t>
            </w:r>
          </w:p>
          <w:p>
            <w:pPr>
              <w:keepNext w:val="0"/>
              <w:keepLines w:val="0"/>
              <w:pageBreakBefore w:val="0"/>
              <w:widowControl w:val="0"/>
              <w:numPr>
                <w:ilvl w:val="0"/>
                <w:numId w:val="2"/>
              </w:numPr>
              <w:kinsoku/>
              <w:wordWrap/>
              <w:overflowPunct/>
              <w:topLinePunct w:val="0"/>
              <w:autoSpaceDE/>
              <w:autoSpaceDN/>
              <w:bidi w:val="0"/>
              <w:spacing w:beforeLines="0" w:afterLines="0" w:line="360" w:lineRule="auto"/>
              <w:ind w:left="420" w:leftChars="0" w:hanging="420" w:firstLineChars="0"/>
              <w:jc w:val="both"/>
              <w:textAlignment w:val="auto"/>
              <w:rPr>
                <w:rFonts w:hint="default" w:ascii="Times New Roman" w:hAnsi="Times New Roman" w:cs="Times New Roman"/>
                <w:color w:val="auto"/>
                <w:highlight w:val="none"/>
                <w:vertAlign w:val="baseline"/>
                <w:lang w:val="en-US" w:eastAsia="zh-CN"/>
              </w:rPr>
            </w:pPr>
            <w:r>
              <w:rPr>
                <w:rFonts w:hint="eastAsia" w:ascii="Times New Roman" w:hAnsi="Times New Roman" w:cs="Times New Roman"/>
                <w:color w:val="auto"/>
                <w:highlight w:val="none"/>
                <w:vertAlign w:val="baseline"/>
                <w:lang w:val="en-US" w:eastAsia="zh-CN"/>
              </w:rPr>
              <w:t>有灯带，用于显示机械臂工作状态。</w:t>
            </w:r>
          </w:p>
          <w:p>
            <w:pPr>
              <w:keepNext w:val="0"/>
              <w:keepLines w:val="0"/>
              <w:pageBreakBefore w:val="0"/>
              <w:widowControl w:val="0"/>
              <w:numPr>
                <w:ilvl w:val="0"/>
                <w:numId w:val="2"/>
              </w:numPr>
              <w:kinsoku/>
              <w:wordWrap/>
              <w:overflowPunct/>
              <w:topLinePunct w:val="0"/>
              <w:autoSpaceDE/>
              <w:autoSpaceDN/>
              <w:bidi w:val="0"/>
              <w:spacing w:beforeLines="0" w:afterLines="0" w:line="360" w:lineRule="auto"/>
              <w:ind w:left="420" w:leftChars="0" w:hanging="420" w:firstLineChars="0"/>
              <w:jc w:val="both"/>
              <w:textAlignment w:val="auto"/>
              <w:rPr>
                <w:rFonts w:hint="default" w:ascii="Times New Roman" w:hAnsi="Times New Roman" w:cs="Times New Roman"/>
                <w:color w:val="auto"/>
                <w:highlight w:val="none"/>
                <w:lang w:val="en-US" w:eastAsia="zh-CN"/>
              </w:rPr>
            </w:pPr>
            <w:r>
              <w:rPr>
                <w:rFonts w:hint="eastAsia" w:ascii="Times New Roman" w:hAnsi="Times New Roman" w:cs="Times New Roman"/>
                <w:color w:val="auto"/>
                <w:highlight w:val="none"/>
                <w:vertAlign w:val="baseline"/>
                <w:lang w:val="en-US" w:eastAsia="zh-CN"/>
              </w:rPr>
              <w:t>有</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上</w:t>
            </w:r>
            <w:r>
              <w:rPr>
                <w:rFonts w:hint="default" w:ascii="Times New Roman" w:hAnsi="Times New Roman" w:eastAsia="宋体" w:cs="Times New Roman"/>
                <w:color w:val="auto"/>
                <w:highlight w:val="none"/>
              </w:rPr>
              <w:t>升</w:t>
            </w:r>
            <w:r>
              <w:rPr>
                <w:rFonts w:hint="eastAsia" w:ascii="Times New Roman" w:hAnsi="Times New Roman" w:cs="Times New Roman"/>
                <w:color w:val="auto"/>
                <w:highlight w:val="none"/>
                <w:lang w:eastAsia="zh-CN"/>
              </w:rPr>
              <w:t>”</w:t>
            </w:r>
            <w:r>
              <w:rPr>
                <w:rFonts w:hint="default" w:ascii="Times New Roman" w:hAnsi="Times New Roman" w:eastAsia="宋体" w:cs="Times New Roman"/>
                <w:color w:val="auto"/>
                <w:highlight w:val="none"/>
                <w:lang w:eastAsia="zh-CN"/>
              </w:rPr>
              <w:t>、</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下</w:t>
            </w:r>
            <w:r>
              <w:rPr>
                <w:rFonts w:hint="default" w:ascii="Times New Roman" w:hAnsi="Times New Roman" w:eastAsia="宋体" w:cs="Times New Roman"/>
                <w:color w:val="auto"/>
                <w:highlight w:val="none"/>
              </w:rPr>
              <w:t>降</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左旋</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、“右旋”四个按钮</w:t>
            </w:r>
            <w:r>
              <w:rPr>
                <w:rFonts w:hint="eastAsia" w:ascii="Times New Roman" w:hAnsi="Times New Roman" w:cs="Times New Roman"/>
                <w:color w:val="auto"/>
                <w:highlight w:val="none"/>
                <w:vertAlign w:val="baseline"/>
                <w:lang w:val="en-US" w:eastAsia="zh-CN"/>
              </w:rPr>
              <w:t>，控制机械臂沿着通道轴线运动。</w:t>
            </w:r>
          </w:p>
          <w:p>
            <w:pPr>
              <w:keepNext w:val="0"/>
              <w:keepLines w:val="0"/>
              <w:pageBreakBefore w:val="0"/>
              <w:widowControl w:val="0"/>
              <w:numPr>
                <w:ilvl w:val="0"/>
                <w:numId w:val="2"/>
              </w:numPr>
              <w:kinsoku/>
              <w:wordWrap/>
              <w:overflowPunct/>
              <w:topLinePunct w:val="0"/>
              <w:autoSpaceDE/>
              <w:autoSpaceDN/>
              <w:bidi w:val="0"/>
              <w:spacing w:beforeLines="0" w:afterLines="0" w:line="360" w:lineRule="auto"/>
              <w:ind w:left="420" w:leftChars="0" w:hanging="420" w:firstLineChars="0"/>
              <w:jc w:val="both"/>
              <w:textAlignment w:val="auto"/>
              <w:rPr>
                <w:rFonts w:hint="eastAsia" w:ascii="Times New Roman" w:hAnsi="Times New Roman" w:eastAsia="Times New Roman" w:cs="Times New Roman"/>
                <w:color w:val="auto"/>
                <w:kern w:val="2"/>
                <w:sz w:val="21"/>
                <w:szCs w:val="24"/>
                <w:lang w:val="en-US" w:eastAsia="zh-CN" w:bidi="ar-SA"/>
              </w:rPr>
            </w:pPr>
            <w:r>
              <w:rPr>
                <w:rFonts w:hint="eastAsia" w:ascii="Times New Roman" w:hAnsi="Times New Roman" w:cs="Times New Roman"/>
                <w:color w:val="auto"/>
                <w:highlight w:val="none"/>
                <w:vertAlign w:val="baseline"/>
                <w:lang w:val="en-US" w:eastAsia="zh-CN"/>
              </w:rPr>
              <w:t>有</w:t>
            </w:r>
            <w:r>
              <w:rPr>
                <w:rFonts w:hint="eastAsia" w:ascii="Times New Roman" w:hAnsi="Times New Roman" w:cs="Times New Roman"/>
                <w:color w:val="auto"/>
                <w:highlight w:val="none"/>
                <w:lang w:val="en-US" w:eastAsia="zh-CN"/>
              </w:rPr>
              <w:t>转接</w:t>
            </w:r>
            <w:r>
              <w:rPr>
                <w:rFonts w:hint="eastAsia" w:ascii="Times New Roman" w:hAnsi="Times New Roman" w:cs="Times New Roman"/>
                <w:color w:val="auto"/>
                <w:highlight w:val="none"/>
                <w:vertAlign w:val="baseline"/>
                <w:lang w:val="en-US" w:eastAsia="zh-CN"/>
              </w:rPr>
              <w:t>法兰，用于</w:t>
            </w:r>
            <w:r>
              <w:rPr>
                <w:rFonts w:hint="eastAsia" w:cs="Times New Roman"/>
                <w:color w:val="auto"/>
                <w:highlight w:val="none"/>
                <w:vertAlign w:val="baseline"/>
                <w:lang w:val="en-US" w:eastAsia="zh-CN"/>
              </w:rPr>
              <w:t>定位器的连接</w:t>
            </w:r>
          </w:p>
        </w:tc>
        <w:tc>
          <w:tcPr>
            <w:tcW w:w="2588"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highlight w:val="none"/>
                <w:vertAlign w:val="baseline"/>
                <w:lang w:val="en-US" w:eastAsia="zh-CN"/>
              </w:rPr>
            </w:pPr>
            <w:r>
              <w:rPr>
                <w:rFonts w:hint="eastAsia" w:ascii="Times New Roman" w:hAnsi="Times New Roman" w:cs="Times New Roman"/>
                <w:color w:val="auto"/>
                <w:highlight w:val="none"/>
                <w:lang w:val="en-US" w:eastAsia="zh-CN"/>
              </w:rPr>
              <w:t>设计末端控制器，实现此功能</w:t>
            </w:r>
          </w:p>
        </w:tc>
        <w:tc>
          <w:tcPr>
            <w:tcW w:w="2384"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vertAlign w:val="baseline"/>
                <w:lang w:val="en-US" w:eastAsia="zh-CN"/>
              </w:rPr>
            </w:pPr>
            <w:r>
              <w:rPr>
                <w:rFonts w:hint="eastAsia" w:cs="宋体"/>
                <w:vertAlign w:val="baseline"/>
                <w:lang w:val="en-US" w:eastAsia="zh-CN"/>
              </w:rPr>
              <w:t>见3.3末端控制板及末端灯板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shd w:val="clear" w:color="auto" w:fill="FFFFFF" w:themeFill="background1"/>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lang w:eastAsia="zh-CN"/>
              </w:rPr>
              <w:t>TR03</w:t>
            </w:r>
            <w:r>
              <w:rPr>
                <w:rFonts w:hint="eastAsia"/>
                <w:sz w:val="18"/>
                <w:szCs w:val="18"/>
              </w:rPr>
              <w:t>0</w:t>
            </w:r>
            <w:r>
              <w:rPr>
                <w:rFonts w:hint="eastAsia"/>
                <w:sz w:val="18"/>
                <w:szCs w:val="18"/>
                <w:lang w:val="en-US" w:eastAsia="zh-CN"/>
              </w:rPr>
              <w:t>02</w:t>
            </w:r>
            <w:r>
              <w:rPr>
                <w:rFonts w:hint="eastAsia"/>
                <w:color w:val="auto"/>
                <w:highlight w:val="none"/>
                <w:vertAlign w:val="baseline"/>
                <w:lang w:val="en-US" w:eastAsia="zh-CN"/>
              </w:rPr>
              <w:t>9</w:t>
            </w:r>
          </w:p>
        </w:tc>
        <w:tc>
          <w:tcPr>
            <w:tcW w:w="2435" w:type="dxa"/>
            <w:shd w:val="clear" w:color="auto" w:fill="FFFFFF" w:themeFill="background1"/>
            <w:vAlign w:val="center"/>
          </w:tcPr>
          <w:p>
            <w:pPr>
              <w:keepNext w:val="0"/>
              <w:keepLines w:val="0"/>
              <w:pageBreakBefore w:val="0"/>
              <w:widowControl w:val="0"/>
              <w:numPr>
                <w:ilvl w:val="0"/>
                <w:numId w:val="0"/>
              </w:numPr>
              <w:kinsoku/>
              <w:wordWrap/>
              <w:overflowPunct/>
              <w:topLinePunct w:val="0"/>
              <w:autoSpaceDE/>
              <w:autoSpaceDN/>
              <w:bidi w:val="0"/>
              <w:spacing w:beforeLines="0" w:afterLines="0" w:line="360" w:lineRule="auto"/>
              <w:ind w:left="0" w:leftChars="0" w:firstLine="0" w:firstLineChars="0"/>
              <w:jc w:val="both"/>
              <w:textAlignment w:val="auto"/>
              <w:rPr>
                <w:rFonts w:hint="eastAsia" w:ascii="Times New Roman" w:hAnsi="Times New Roman" w:eastAsia="宋体" w:cs="Times New Roman"/>
                <w:color w:val="auto"/>
                <w:kern w:val="2"/>
                <w:sz w:val="21"/>
                <w:szCs w:val="24"/>
                <w:highlight w:val="none"/>
                <w:lang w:val="en-US" w:eastAsia="zh-CN" w:bidi="ar-SA"/>
              </w:rPr>
            </w:pPr>
            <w:r>
              <w:rPr>
                <w:rFonts w:hint="default" w:ascii="Times New Roman" w:hAnsi="Times New Roman" w:eastAsia="宋体" w:cs="Times New Roman"/>
                <w:color w:val="auto"/>
                <w:highlight w:val="none"/>
              </w:rPr>
              <w:t>台车组成</w:t>
            </w:r>
            <w:r>
              <w:rPr>
                <w:rFonts w:hint="eastAsia"/>
                <w:color w:val="auto"/>
                <w:sz w:val="21"/>
                <w:lang w:eastAsia="zh-CN"/>
              </w:rPr>
              <w:t>：</w:t>
            </w:r>
            <w:r>
              <w:rPr>
                <w:rFonts w:hint="eastAsia" w:ascii="Times New Roman" w:hAnsi="Times New Roman" w:cs="Times New Roman"/>
                <w:color w:val="auto"/>
                <w:highlight w:val="none"/>
                <w:lang w:val="en-US" w:eastAsia="zh-CN"/>
              </w:rPr>
              <w:t>电源线</w:t>
            </w:r>
          </w:p>
        </w:tc>
        <w:tc>
          <w:tcPr>
            <w:tcW w:w="2588"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highlight w:val="none"/>
                <w:vertAlign w:val="baseline"/>
                <w:lang w:val="en-US" w:eastAsia="zh-CN"/>
              </w:rPr>
            </w:pPr>
            <w:r>
              <w:rPr>
                <w:rFonts w:hint="eastAsia" w:cs="宋体"/>
                <w:highlight w:val="none"/>
                <w:vertAlign w:val="baseline"/>
                <w:lang w:val="en-US" w:eastAsia="zh-CN"/>
              </w:rPr>
              <w:t>选择合适的电源线</w:t>
            </w:r>
          </w:p>
        </w:tc>
        <w:tc>
          <w:tcPr>
            <w:tcW w:w="2384"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highlight w:val="none"/>
                <w:vertAlign w:val="baseline"/>
                <w:lang w:val="en-US" w:eastAsia="zh-CN"/>
              </w:rPr>
            </w:pPr>
            <w:r>
              <w:rPr>
                <w:rFonts w:hint="eastAsia" w:cs="宋体"/>
                <w:vertAlign w:val="baseline"/>
                <w:lang w:val="en-US" w:eastAsia="zh-CN"/>
              </w:rPr>
              <w:t>选用</w:t>
            </w:r>
            <w:r>
              <w:rPr>
                <w:rFonts w:hint="eastAsia" w:ascii="宋体" w:hAnsi="宋体" w:eastAsia="宋体" w:cs="宋体"/>
                <w:vertAlign w:val="baseline"/>
                <w:lang w:val="en-US" w:eastAsia="zh-CN"/>
              </w:rPr>
              <w:t>品字电源线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shd w:val="clear" w:color="auto" w:fill="FFFFFF" w:themeFill="background1"/>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lang w:eastAsia="zh-CN"/>
              </w:rPr>
              <w:t>TR03</w:t>
            </w:r>
            <w:r>
              <w:rPr>
                <w:rFonts w:hint="eastAsia"/>
                <w:sz w:val="18"/>
                <w:szCs w:val="18"/>
                <w:lang w:val="en-US" w:eastAsia="zh-CN"/>
              </w:rPr>
              <w:t>0048</w:t>
            </w:r>
          </w:p>
        </w:tc>
        <w:tc>
          <w:tcPr>
            <w:tcW w:w="2435" w:type="dxa"/>
            <w:shd w:val="clear" w:color="auto" w:fill="FFFFFF" w:themeFill="background1"/>
            <w:vAlign w:val="center"/>
          </w:tcPr>
          <w:p>
            <w:pPr>
              <w:keepNext w:val="0"/>
              <w:keepLines w:val="0"/>
              <w:pageBreakBefore w:val="0"/>
              <w:widowControl w:val="0"/>
              <w:kinsoku/>
              <w:wordWrap/>
              <w:overflowPunct/>
              <w:topLinePunct w:val="0"/>
              <w:autoSpaceDE/>
              <w:autoSpaceDN/>
              <w:bidi w:val="0"/>
              <w:spacing w:beforeLines="0" w:afterLines="0" w:line="360" w:lineRule="auto"/>
              <w:jc w:val="left"/>
              <w:textAlignment w:val="auto"/>
              <w:rPr>
                <w:rFonts w:hint="eastAsia" w:ascii="Times New Roman" w:hAnsi="Times New Roman" w:cs="Times New Roman"/>
                <w:color w:val="auto"/>
                <w:kern w:val="2"/>
                <w:sz w:val="21"/>
                <w:szCs w:val="24"/>
                <w:highlight w:val="none"/>
                <w:vertAlign w:val="baseline"/>
                <w:lang w:val="en-US" w:eastAsia="zh-CN" w:bidi="ar-SA"/>
              </w:rPr>
            </w:pPr>
            <w:r>
              <w:rPr>
                <w:rFonts w:hint="eastAsia" w:ascii="Times New Roman" w:hAnsi="Times New Roman" w:cs="Times New Roman"/>
                <w:color w:val="auto"/>
                <w:kern w:val="2"/>
                <w:sz w:val="21"/>
                <w:szCs w:val="24"/>
                <w:highlight w:val="none"/>
                <w:lang w:val="en-US" w:eastAsia="zh-CN" w:bidi="ar-SA"/>
              </w:rPr>
              <w:t>台车升降：</w:t>
            </w:r>
            <w:r>
              <w:rPr>
                <w:rFonts w:hint="eastAsia" w:ascii="Times New Roman" w:hAnsi="Times New Roman" w:cs="Times New Roman"/>
                <w:color w:val="auto"/>
                <w:kern w:val="2"/>
                <w:sz w:val="21"/>
                <w:szCs w:val="24"/>
                <w:highlight w:val="none"/>
                <w:vertAlign w:val="baseline"/>
                <w:lang w:val="en-US" w:eastAsia="zh-CN" w:bidi="ar-SA"/>
              </w:rPr>
              <w:t>台车的升降由“台车升”和“台车降”按钮控制，行程不少于6cm。</w:t>
            </w:r>
          </w:p>
          <w:p>
            <w:pPr>
              <w:keepNext w:val="0"/>
              <w:keepLines w:val="0"/>
              <w:pageBreakBefore w:val="0"/>
              <w:widowControl w:val="0"/>
              <w:numPr>
                <w:ilvl w:val="0"/>
                <w:numId w:val="0"/>
              </w:numPr>
              <w:kinsoku/>
              <w:wordWrap/>
              <w:overflowPunct/>
              <w:topLinePunct w:val="0"/>
              <w:autoSpaceDE/>
              <w:autoSpaceDN/>
              <w:bidi w:val="0"/>
              <w:spacing w:beforeLines="0" w:afterLines="0" w:line="360" w:lineRule="auto"/>
              <w:ind w:left="0" w:leftChars="0" w:firstLine="0" w:firstLineChars="0"/>
              <w:jc w:val="both"/>
              <w:textAlignment w:val="auto"/>
              <w:rPr>
                <w:rFonts w:hint="eastAsia" w:ascii="Times New Roman" w:hAnsi="Times New Roman" w:cs="Times New Roman"/>
                <w:color w:val="auto"/>
                <w:highlight w:val="none"/>
                <w:lang w:val="en-US" w:eastAsia="zh-CN"/>
              </w:rPr>
            </w:pPr>
            <w:r>
              <w:rPr>
                <w:rFonts w:hint="eastAsia" w:ascii="Times New Roman" w:hAnsi="Times New Roman" w:cs="Times New Roman"/>
                <w:color w:val="auto"/>
                <w:kern w:val="2"/>
                <w:sz w:val="21"/>
                <w:szCs w:val="24"/>
                <w:highlight w:val="none"/>
                <w:vertAlign w:val="baseline"/>
                <w:lang w:val="en-US" w:eastAsia="zh-CN" w:bidi="ar-SA"/>
              </w:rPr>
              <w:t>升降按钮的信号接升降控制板和机械臂控制箱，台车升降时，机械臂不可运动或拖动。机械臂运动过程中，控制箱有信号发送给升降控制板，台车不可升降。</w:t>
            </w:r>
          </w:p>
        </w:tc>
        <w:tc>
          <w:tcPr>
            <w:tcW w:w="2588"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highlight w:val="none"/>
                <w:vertAlign w:val="baseline"/>
                <w:lang w:val="en-US" w:eastAsia="zh-CN"/>
              </w:rPr>
            </w:pPr>
            <w:r>
              <w:rPr>
                <w:rFonts w:hint="eastAsia" w:ascii="Times New Roman" w:hAnsi="Times New Roman" w:cs="Times New Roman"/>
                <w:color w:val="auto"/>
                <w:highlight w:val="none"/>
                <w:lang w:val="en-US" w:eastAsia="zh-CN"/>
              </w:rPr>
              <w:t>设计升降控制器，实现此功能</w:t>
            </w:r>
          </w:p>
        </w:tc>
        <w:tc>
          <w:tcPr>
            <w:tcW w:w="2384"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highlight w:val="none"/>
                <w:vertAlign w:val="baseline"/>
                <w:lang w:val="en-US" w:eastAsia="zh-CN"/>
              </w:rPr>
            </w:pPr>
            <w:r>
              <w:rPr>
                <w:rFonts w:hint="eastAsia" w:cs="宋体"/>
                <w:vertAlign w:val="baseline"/>
                <w:lang w:val="en-US" w:eastAsia="zh-CN"/>
              </w:rPr>
              <w:t>见3.2升降控制板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7D7D7" w:themeFill="background1" w:themeFillShade="D8"/>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b/>
                <w:bCs/>
                <w:highlight w:val="none"/>
                <w:vertAlign w:val="baseline"/>
                <w:lang w:val="en-US" w:eastAsia="zh-CN"/>
              </w:rPr>
              <w:t>技术需求规格书</w:t>
            </w:r>
            <w:r>
              <w:rPr>
                <w:rFonts w:hint="eastAsia" w:ascii="宋体" w:hAnsi="宋体" w:eastAsia="宋体" w:cs="宋体"/>
                <w:b/>
                <w:bCs/>
                <w:highlight w:val="none"/>
                <w:vertAlign w:val="baseline"/>
                <w:lang w:val="en-US" w:eastAsia="zh-CN"/>
              </w:rPr>
              <w:t>-</w:t>
            </w:r>
            <w:r>
              <w:rPr>
                <w:rFonts w:hint="eastAsia" w:cs="宋体"/>
                <w:b/>
                <w:bCs/>
                <w:highlight w:val="none"/>
                <w:vertAlign w:val="baseline"/>
                <w:lang w:val="en-US" w:eastAsia="zh-CN"/>
              </w:rPr>
              <w:t>操作台车</w:t>
            </w:r>
            <w:r>
              <w:rPr>
                <w:rFonts w:hint="eastAsia" w:ascii="宋体" w:hAnsi="宋体" w:eastAsia="宋体" w:cs="宋体"/>
                <w:b/>
                <w:bCs/>
                <w:highlight w:val="none"/>
                <w:vertAlign w:val="baseline"/>
                <w:lang w:val="en-US" w:eastAsia="zh-CN"/>
              </w:rPr>
              <w:t>功能需求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shd w:val="clear" w:color="auto" w:fill="FFFFFF" w:themeFill="background1"/>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cs="宋体"/>
                <w:b/>
                <w:bCs/>
                <w:vertAlign w:val="baseline"/>
                <w:lang w:val="en-US" w:eastAsia="zh-CN"/>
              </w:rPr>
            </w:pPr>
            <w:r>
              <w:rPr>
                <w:rFonts w:hint="eastAsia" w:ascii="宋体" w:hAnsi="宋体" w:cs="宋体"/>
                <w:b/>
                <w:bCs/>
                <w:vertAlign w:val="baseline"/>
                <w:lang w:val="en-US" w:eastAsia="zh-CN"/>
              </w:rPr>
              <w:t>输入需</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highlight w:val="none"/>
                <w:vertAlign w:val="baseline"/>
                <w:lang w:val="en-US" w:eastAsia="zh-CN"/>
              </w:rPr>
            </w:pPr>
            <w:r>
              <w:rPr>
                <w:rFonts w:hint="eastAsia" w:ascii="宋体" w:hAnsi="宋体" w:cs="宋体"/>
                <w:b/>
                <w:bCs/>
                <w:vertAlign w:val="baseline"/>
                <w:lang w:val="en-US" w:eastAsia="zh-CN"/>
              </w:rPr>
              <w:t>求序号</w:t>
            </w:r>
          </w:p>
        </w:tc>
        <w:tc>
          <w:tcPr>
            <w:tcW w:w="2435"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highlight w:val="none"/>
                <w:vertAlign w:val="baseline"/>
                <w:lang w:val="en-US" w:eastAsia="zh-CN"/>
              </w:rPr>
            </w:pPr>
            <w:r>
              <w:rPr>
                <w:rFonts w:hint="eastAsia" w:ascii="宋体" w:hAnsi="宋体" w:cs="宋体"/>
                <w:b/>
                <w:bCs/>
                <w:vertAlign w:val="baseline"/>
                <w:lang w:val="en-US" w:eastAsia="zh-CN"/>
              </w:rPr>
              <w:t>功能需求</w:t>
            </w:r>
          </w:p>
        </w:tc>
        <w:tc>
          <w:tcPr>
            <w:tcW w:w="2588" w:type="dxa"/>
            <w:shd w:val="clear" w:color="auto" w:fill="FFFFFF" w:themeFill="background1"/>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硬件实现方式</w:t>
            </w:r>
          </w:p>
        </w:tc>
        <w:tc>
          <w:tcPr>
            <w:tcW w:w="2384" w:type="dxa"/>
            <w:shd w:val="clear" w:color="auto" w:fill="FFFFFF" w:themeFill="background1"/>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eastAsia="宋体" w:cs="宋体"/>
                <w:b/>
                <w:bCs/>
                <w:vertAlign w:val="baseline"/>
                <w:lang w:val="en-US" w:eastAsia="zh-CN"/>
              </w:rPr>
              <w:t>功能</w:t>
            </w:r>
            <w:r>
              <w:rPr>
                <w:rFonts w:hint="eastAsia" w:ascii="宋体" w:hAnsi="宋体" w:cs="宋体"/>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Times New Roman" w:cs="Times New Roman"/>
                <w:b/>
                <w:color w:val="auto"/>
                <w:kern w:val="2"/>
                <w:sz w:val="21"/>
                <w:szCs w:val="21"/>
                <w:lang w:val="en-US" w:eastAsia="zh-CN" w:bidi="ar-SA"/>
              </w:rPr>
            </w:pPr>
            <w:r>
              <w:rPr>
                <w:rFonts w:hint="eastAsia"/>
                <w:color w:val="auto"/>
                <w:sz w:val="21"/>
                <w:szCs w:val="21"/>
                <w:highlight w:val="none"/>
                <w:lang w:val="en-US" w:eastAsia="zh-CN"/>
              </w:rPr>
              <w:t>TR040001</w:t>
            </w:r>
          </w:p>
        </w:tc>
        <w:tc>
          <w:tcPr>
            <w:tcW w:w="243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Times New Roman" w:cs="Times New Roman"/>
                <w:b/>
                <w:color w:val="auto"/>
                <w:kern w:val="2"/>
                <w:sz w:val="21"/>
                <w:szCs w:val="24"/>
                <w:lang w:val="en-US" w:eastAsia="zh-CN" w:bidi="ar-SA"/>
              </w:rPr>
            </w:pPr>
            <w:r>
              <w:rPr>
                <w:rFonts w:hint="eastAsia" w:ascii="宋体" w:hAnsi="宋体" w:eastAsia="宋体" w:cs="宋体"/>
                <w:vertAlign w:val="baseline"/>
                <w:lang w:val="en-US" w:eastAsia="zh-CN"/>
              </w:rPr>
              <w:t>使用环境：手术室</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采用符合GB/T 14710-2009环境要求的元器件，同时进行优化设计</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cs="宋体"/>
                <w:kern w:val="2"/>
                <w:sz w:val="21"/>
                <w:szCs w:val="24"/>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Times New Roman" w:cs="Times New Roman"/>
                <w:color w:val="auto"/>
                <w:kern w:val="2"/>
                <w:sz w:val="21"/>
                <w:szCs w:val="21"/>
                <w:lang w:val="en-US" w:eastAsia="zh-CN" w:bidi="ar-SA"/>
              </w:rPr>
            </w:pPr>
            <w:r>
              <w:rPr>
                <w:rFonts w:hint="eastAsia"/>
                <w:color w:val="auto"/>
                <w:sz w:val="21"/>
                <w:szCs w:val="21"/>
                <w:highlight w:val="none"/>
                <w:lang w:val="en-US" w:eastAsia="zh-CN"/>
              </w:rPr>
              <w:t>TR040003</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Times New Roman" w:cs="Times New Roman"/>
                <w:color w:val="auto"/>
                <w:kern w:val="2"/>
                <w:sz w:val="21"/>
                <w:szCs w:val="24"/>
                <w:lang w:val="en-US" w:eastAsia="zh-CN" w:bidi="ar-SA"/>
              </w:rPr>
            </w:pPr>
            <w:r>
              <w:rPr>
                <w:rFonts w:hint="eastAsia" w:cs="Times New Roman"/>
                <w:color w:val="auto"/>
                <w:highlight w:val="none"/>
                <w:lang w:val="en-US" w:eastAsia="zh-CN"/>
              </w:rPr>
              <w:t>电源：</w:t>
            </w:r>
            <w:r>
              <w:rPr>
                <w:rFonts w:hint="default" w:ascii="Times New Roman" w:hAnsi="Times New Roman" w:eastAsia="宋体" w:cs="Times New Roman"/>
                <w:color w:val="auto"/>
                <w:highlight w:val="none"/>
                <w:lang w:val="en-US" w:eastAsia="zh-CN"/>
              </w:rPr>
              <w:t>AC 220V 50/60Hz</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选用</w:t>
            </w:r>
            <w:r>
              <w:rPr>
                <w:rFonts w:hint="default" w:ascii="Times New Roman" w:hAnsi="Times New Roman" w:eastAsia="宋体" w:cs="Times New Roman"/>
                <w:color w:val="auto"/>
                <w:highlight w:val="none"/>
                <w:lang w:val="en-US" w:eastAsia="zh-CN"/>
              </w:rPr>
              <w:t>AC 220V 50/60Hz</w:t>
            </w:r>
            <w:r>
              <w:rPr>
                <w:rFonts w:hint="eastAsia" w:ascii="Times New Roman" w:hAnsi="Times New Roman" w:cs="Times New Roman"/>
                <w:color w:val="auto"/>
                <w:highlight w:val="none"/>
                <w:lang w:val="en-US" w:eastAsia="zh-CN"/>
              </w:rPr>
              <w:t xml:space="preserve"> </w:t>
            </w:r>
            <w:r>
              <w:rPr>
                <w:rFonts w:hint="eastAsia" w:ascii="Times New Roman" w:hAnsi="Times New Roman" w:eastAsia="宋体" w:cs="Times New Roman"/>
                <w:color w:val="auto"/>
                <w:kern w:val="0"/>
                <w:sz w:val="22"/>
                <w:szCs w:val="22"/>
                <w:highlight w:val="none"/>
                <w:lang w:val="en-US" w:eastAsia="zh-CN" w:bidi="ar-SA"/>
              </w:rPr>
              <w:t>10A</w:t>
            </w:r>
            <w:r>
              <w:rPr>
                <w:rFonts w:hint="eastAsia" w:ascii="宋体" w:hAnsi="宋体" w:cs="宋体"/>
                <w:vertAlign w:val="baseline"/>
                <w:lang w:val="en-US" w:eastAsia="zh-CN"/>
              </w:rPr>
              <w:t>电源配套关键器件</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cs="宋体"/>
                <w:kern w:val="2"/>
                <w:sz w:val="21"/>
                <w:szCs w:val="24"/>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Times New Roman" w:cs="Times New Roman"/>
                <w:color w:val="auto"/>
                <w:kern w:val="2"/>
                <w:sz w:val="21"/>
                <w:szCs w:val="21"/>
                <w:lang w:val="en-US" w:eastAsia="zh-CN" w:bidi="ar-SA"/>
              </w:rPr>
            </w:pPr>
            <w:r>
              <w:rPr>
                <w:rFonts w:hint="eastAsia"/>
                <w:sz w:val="18"/>
                <w:szCs w:val="18"/>
                <w:lang w:eastAsia="zh-CN"/>
              </w:rPr>
              <w:t>TR04</w:t>
            </w:r>
            <w:r>
              <w:rPr>
                <w:rFonts w:hint="eastAsia"/>
                <w:sz w:val="18"/>
                <w:szCs w:val="18"/>
              </w:rPr>
              <w:t>000</w:t>
            </w:r>
            <w:r>
              <w:rPr>
                <w:rFonts w:hint="eastAsia"/>
                <w:sz w:val="18"/>
                <w:szCs w:val="18"/>
                <w:lang w:val="en-US" w:eastAsia="zh-CN"/>
              </w:rPr>
              <w:t>5</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auto"/>
                <w:kern w:val="2"/>
                <w:sz w:val="21"/>
                <w:szCs w:val="24"/>
                <w:lang w:val="en-US" w:eastAsia="zh-CN" w:bidi="ar-SA"/>
              </w:rPr>
            </w:pPr>
            <w:r>
              <w:rPr>
                <w:rFonts w:hint="eastAsia" w:ascii="宋体" w:hAnsi="宋体" w:eastAsia="宋体" w:cs="宋体"/>
                <w:vertAlign w:val="baseline"/>
                <w:lang w:val="en-US" w:eastAsia="zh-CN"/>
              </w:rPr>
              <w:t>接口：</w:t>
            </w:r>
            <w:r>
              <w:rPr>
                <w:rFonts w:hint="eastAsia" w:ascii="Times New Roman" w:hAnsi="Times New Roman" w:eastAsia="宋体" w:cs="Times New Roman"/>
                <w:color w:val="auto"/>
                <w:highlight w:val="none"/>
              </w:rPr>
              <w:t>电源接口1个（防脱落设计）</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电源接口选用带防脱落装置的接口</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电源增加</w:t>
            </w:r>
            <w:r>
              <w:rPr>
                <w:rFonts w:hint="eastAsia" w:ascii="宋体" w:hAnsi="宋体" w:eastAsia="宋体" w:cs="宋体"/>
                <w:vertAlign w:val="baseline"/>
                <w:lang w:val="en-US" w:eastAsia="zh-CN"/>
              </w:rPr>
              <w:t>卡扣式防脱扣忧久QT-102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adjustRightInd/>
              <w:snapToGrid/>
              <w:spacing w:beforeLines="0" w:afterLines="0"/>
              <w:jc w:val="center"/>
              <w:rPr>
                <w:rFonts w:hint="eastAsia"/>
                <w:sz w:val="18"/>
                <w:szCs w:val="18"/>
                <w:lang w:eastAsia="zh-CN"/>
              </w:rPr>
            </w:pPr>
            <w:r>
              <w:rPr>
                <w:rFonts w:hint="eastAsia"/>
                <w:sz w:val="18"/>
                <w:szCs w:val="18"/>
                <w:lang w:eastAsia="zh-CN"/>
              </w:rPr>
              <w:t>TR04</w:t>
            </w:r>
            <w:r>
              <w:rPr>
                <w:rFonts w:hint="eastAsia"/>
                <w:sz w:val="18"/>
                <w:szCs w:val="18"/>
              </w:rPr>
              <w:t>000</w:t>
            </w:r>
            <w:r>
              <w:rPr>
                <w:rFonts w:hint="eastAsia"/>
                <w:sz w:val="18"/>
                <w:szCs w:val="18"/>
                <w:lang w:val="en-US" w:eastAsia="zh-CN"/>
              </w:rPr>
              <w:t>6</w:t>
            </w:r>
          </w:p>
        </w:tc>
        <w:tc>
          <w:tcPr>
            <w:tcW w:w="2435" w:type="dxa"/>
            <w:vAlign w:val="top"/>
          </w:tcPr>
          <w:p>
            <w:pPr>
              <w:adjustRightInd/>
              <w:snapToGrid/>
              <w:spacing w:beforeLines="0" w:afterLines="0"/>
              <w:jc w:val="left"/>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接口：</w:t>
            </w:r>
            <w:r>
              <w:rPr>
                <w:rFonts w:hint="eastAsia" w:ascii="Times New Roman" w:hAnsi="Times New Roman" w:cs="Times New Roman"/>
              </w:rPr>
              <w:t>视频接口1个。</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vertAlign w:val="baseline"/>
                <w:lang w:val="en-US" w:eastAsia="zh-CN"/>
              </w:rPr>
            </w:pPr>
            <w:r>
              <w:rPr>
                <w:rFonts w:hint="eastAsia" w:cs="宋体"/>
                <w:vertAlign w:val="baseline"/>
                <w:lang w:val="en-US" w:eastAsia="zh-CN"/>
              </w:rPr>
              <w:t>使用HDMI</w:t>
            </w:r>
            <w:r>
              <w:rPr>
                <w:rFonts w:hint="eastAsia" w:ascii="Times New Roman" w:hAnsi="Times New Roman" w:cs="Times New Roman"/>
                <w:color w:val="auto"/>
                <w:highlight w:val="none"/>
                <w:lang w:val="en-US" w:eastAsia="zh-CN"/>
              </w:rPr>
              <w:t>视频</w:t>
            </w:r>
            <w:r>
              <w:rPr>
                <w:rFonts w:hint="eastAsia" w:cs="宋体"/>
                <w:vertAlign w:val="baseline"/>
                <w:lang w:val="en-US" w:eastAsia="zh-CN"/>
              </w:rPr>
              <w:t>接口</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adjustRightInd/>
              <w:snapToGrid/>
              <w:spacing w:beforeLines="0" w:afterLines="0"/>
              <w:jc w:val="center"/>
              <w:rPr>
                <w:rFonts w:hint="eastAsia" w:eastAsia="宋体"/>
                <w:color w:val="auto"/>
                <w:sz w:val="21"/>
                <w:szCs w:val="21"/>
                <w:lang w:eastAsia="zh-CN"/>
              </w:rPr>
            </w:pPr>
            <w:r>
              <w:rPr>
                <w:rFonts w:hint="eastAsia"/>
                <w:sz w:val="18"/>
                <w:szCs w:val="18"/>
                <w:lang w:eastAsia="zh-CN"/>
              </w:rPr>
              <w:t>TR04</w:t>
            </w:r>
            <w:r>
              <w:rPr>
                <w:rFonts w:hint="eastAsia"/>
                <w:sz w:val="18"/>
                <w:szCs w:val="18"/>
              </w:rPr>
              <w:t>000</w:t>
            </w:r>
            <w:r>
              <w:rPr>
                <w:rFonts w:hint="eastAsia"/>
                <w:sz w:val="18"/>
                <w:szCs w:val="18"/>
                <w:lang w:val="en-US" w:eastAsia="zh-CN"/>
              </w:rPr>
              <w:t>7</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sz w:val="21"/>
                <w:highlight w:val="none"/>
                <w:lang w:val="en-US" w:eastAsia="zh-CN"/>
              </w:rPr>
              <w:t>开关按钮</w:t>
            </w:r>
            <w:r>
              <w:rPr>
                <w:rFonts w:hint="eastAsia" w:eastAsia="宋体" w:cs="Times New Roman"/>
                <w:color w:val="auto"/>
                <w:sz w:val="21"/>
                <w:highlight w:val="none"/>
                <w:lang w:val="en-US" w:eastAsia="zh-CN"/>
              </w:rPr>
              <w:t>：</w:t>
            </w:r>
            <w:r>
              <w:rPr>
                <w:rFonts w:hint="eastAsia" w:ascii="Times New Roman" w:hAnsi="Times New Roman" w:cs="Times New Roman"/>
                <w:color w:val="auto"/>
                <w:highlight w:val="none"/>
                <w:lang w:val="en-US" w:eastAsia="zh-CN"/>
              </w:rPr>
              <w:t>电源开关</w:t>
            </w:r>
            <w:r>
              <w:rPr>
                <w:rFonts w:hint="default" w:ascii="Times New Roman" w:hAnsi="Times New Roman" w:eastAsia="宋体" w:cs="Times New Roman"/>
                <w:color w:val="auto"/>
                <w:highlight w:val="none"/>
              </w:rPr>
              <w:t>1个</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highlight w:val="none"/>
                <w:vertAlign w:val="baseline"/>
                <w:lang w:val="en-US" w:eastAsia="zh-CN"/>
              </w:rPr>
            </w:pPr>
            <w:r>
              <w:rPr>
                <w:rFonts w:hint="eastAsia" w:ascii="宋体" w:hAnsi="宋体" w:cs="宋体"/>
                <w:vertAlign w:val="baseline"/>
                <w:lang w:val="en-US" w:eastAsia="zh-CN"/>
              </w:rPr>
              <w:t>电源部分外置一个开关</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选用DD12.9321.111型</w:t>
            </w:r>
            <w:r>
              <w:rPr>
                <w:rFonts w:hint="eastAsia" w:ascii="宋体" w:hAnsi="宋体" w:eastAsia="宋体" w:cs="宋体"/>
                <w:vertAlign w:val="baseline"/>
                <w:lang w:val="en-US" w:eastAsia="zh-CN"/>
              </w:rPr>
              <w:t>电源接入连接器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adjustRightInd/>
              <w:snapToGrid/>
              <w:spacing w:beforeLines="0" w:afterLines="0"/>
              <w:jc w:val="center"/>
              <w:rPr>
                <w:rFonts w:hint="eastAsia" w:ascii="Times New Roman" w:hAnsi="Times New Roman" w:eastAsia="宋体" w:cs="Times New Roman"/>
                <w:color w:val="auto"/>
                <w:kern w:val="2"/>
                <w:sz w:val="21"/>
                <w:szCs w:val="21"/>
                <w:highlight w:val="none"/>
                <w:lang w:val="en-US" w:eastAsia="zh-CN" w:bidi="ar-SA"/>
              </w:rPr>
            </w:pPr>
            <w:r>
              <w:rPr>
                <w:rFonts w:hint="eastAsia"/>
                <w:sz w:val="18"/>
                <w:szCs w:val="18"/>
                <w:lang w:eastAsia="zh-CN"/>
              </w:rPr>
              <w:t>TR04</w:t>
            </w:r>
            <w:r>
              <w:rPr>
                <w:rFonts w:hint="eastAsia"/>
                <w:sz w:val="18"/>
                <w:szCs w:val="18"/>
              </w:rPr>
              <w:t>000</w:t>
            </w:r>
            <w:r>
              <w:rPr>
                <w:rFonts w:hint="eastAsia"/>
                <w:sz w:val="18"/>
                <w:szCs w:val="18"/>
                <w:lang w:val="en-US" w:eastAsia="zh-CN"/>
              </w:rPr>
              <w:t>8</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color w:val="auto"/>
                <w:kern w:val="2"/>
                <w:sz w:val="21"/>
                <w:szCs w:val="24"/>
                <w:highlight w:val="none"/>
                <w:lang w:val="en-US" w:eastAsia="zh-CN" w:bidi="ar-SA"/>
              </w:rPr>
            </w:pPr>
            <w:r>
              <w:rPr>
                <w:rFonts w:hint="default" w:ascii="Times New Roman" w:hAnsi="Times New Roman" w:eastAsia="宋体" w:cs="Times New Roman"/>
                <w:color w:val="auto"/>
                <w:sz w:val="21"/>
                <w:highlight w:val="none"/>
                <w:lang w:val="en-US" w:eastAsia="zh-CN"/>
              </w:rPr>
              <w:t>灯光</w:t>
            </w:r>
            <w:r>
              <w:rPr>
                <w:rFonts w:hint="eastAsia" w:eastAsia="宋体" w:cs="Times New Roman"/>
                <w:color w:val="auto"/>
                <w:sz w:val="21"/>
                <w:highlight w:val="none"/>
                <w:lang w:val="en-US" w:eastAsia="zh-CN"/>
              </w:rPr>
              <w:t>：</w:t>
            </w:r>
            <w:r>
              <w:rPr>
                <w:rFonts w:hint="eastAsia" w:ascii="Times New Roman" w:hAnsi="Times New Roman" w:eastAsia="宋体" w:cs="Times New Roman"/>
                <w:color w:val="auto"/>
                <w:highlight w:val="none"/>
              </w:rPr>
              <w:t>电源指示灯1个，设备上电后立即亮起</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电源开关并联一个指示灯</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选用红波金属</w:t>
            </w:r>
            <w:r>
              <w:rPr>
                <w:rFonts w:hint="default" w:ascii="宋体" w:hAnsi="宋体" w:eastAsia="宋体" w:cs="宋体"/>
                <w:vertAlign w:val="baseline"/>
                <w:lang w:val="en-US" w:eastAsia="zh-CN"/>
              </w:rPr>
              <w:t>指示灯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adjustRightInd/>
              <w:snapToGrid/>
              <w:spacing w:beforeLines="0" w:afterLines="0"/>
              <w:jc w:val="center"/>
              <w:rPr>
                <w:rFonts w:hint="eastAsia"/>
                <w:sz w:val="18"/>
                <w:szCs w:val="18"/>
                <w:lang w:eastAsia="zh-CN"/>
              </w:rPr>
            </w:pPr>
            <w:r>
              <w:rPr>
                <w:rFonts w:hint="eastAsia"/>
                <w:sz w:val="18"/>
                <w:szCs w:val="18"/>
                <w:lang w:eastAsia="zh-CN"/>
              </w:rPr>
              <w:t>TR04</w:t>
            </w:r>
            <w:r>
              <w:rPr>
                <w:rFonts w:hint="eastAsia"/>
                <w:sz w:val="18"/>
                <w:szCs w:val="18"/>
              </w:rPr>
              <w:t>000</w:t>
            </w:r>
            <w:r>
              <w:rPr>
                <w:rFonts w:hint="eastAsia"/>
                <w:sz w:val="18"/>
                <w:szCs w:val="18"/>
                <w:lang w:val="en-US" w:eastAsia="zh-CN"/>
              </w:rPr>
              <w:t>9</w:t>
            </w:r>
          </w:p>
        </w:tc>
        <w:tc>
          <w:tcPr>
            <w:tcW w:w="2435" w:type="dxa"/>
            <w:vAlign w:val="center"/>
          </w:tcPr>
          <w:p>
            <w:pPr>
              <w:keepNext w:val="0"/>
              <w:keepLines w:val="0"/>
              <w:pageBreakBefore w:val="0"/>
              <w:widowControl w:val="0"/>
              <w:numPr>
                <w:ilvl w:val="0"/>
                <w:numId w:val="0"/>
              </w:numPr>
              <w:kinsoku/>
              <w:wordWrap/>
              <w:overflowPunct/>
              <w:topLinePunct w:val="0"/>
              <w:autoSpaceDE/>
              <w:autoSpaceDN/>
              <w:bidi w:val="0"/>
              <w:spacing w:beforeLines="0" w:afterLines="0" w:line="360" w:lineRule="auto"/>
              <w:ind w:left="0" w:leftChars="0" w:firstLine="0" w:firstLineChars="0"/>
              <w:jc w:val="both"/>
              <w:textAlignment w:val="auto"/>
              <w:rPr>
                <w:rFonts w:hint="default" w:ascii="Times New Roman" w:hAnsi="Times New Roman" w:eastAsia="宋体" w:cs="Times New Roman"/>
                <w:color w:val="auto"/>
                <w:sz w:val="21"/>
                <w:highlight w:val="none"/>
                <w:lang w:val="en-US" w:eastAsia="zh-CN"/>
              </w:rPr>
            </w:pPr>
            <w:r>
              <w:rPr>
                <w:rFonts w:ascii="Times New Roman" w:hAnsi="Times New Roman" w:cs="Times New Roman"/>
              </w:rPr>
              <w:t>提示音</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vertAlign w:val="baseline"/>
                <w:lang w:val="en-US" w:eastAsia="zh-CN"/>
              </w:rPr>
            </w:pPr>
            <w:r>
              <w:rPr>
                <w:rFonts w:hint="eastAsia" w:cs="宋体"/>
                <w:highlight w:val="none"/>
                <w:vertAlign w:val="baseline"/>
                <w:lang w:val="en-US" w:eastAsia="zh-CN"/>
              </w:rPr>
              <w:t>加入音响功能</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vertAlign w:val="baseline"/>
                <w:lang w:val="en-US" w:eastAsia="zh-CN"/>
              </w:rPr>
            </w:pPr>
            <w:r>
              <w:rPr>
                <w:rFonts w:hint="eastAsia" w:cs="宋体"/>
                <w:vertAlign w:val="baseline"/>
                <w:lang w:val="en-US" w:eastAsia="zh-CN"/>
              </w:rPr>
              <w:t>选用2.0寸4欧喇叭进行扩展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adjustRightInd/>
              <w:snapToGrid/>
              <w:spacing w:beforeLines="0" w:afterLines="0"/>
              <w:jc w:val="center"/>
              <w:rPr>
                <w:rFonts w:hint="eastAsia" w:ascii="Times New Roman" w:hAnsi="Times New Roman" w:eastAsia="宋体" w:cs="Times New Roman"/>
                <w:color w:val="auto"/>
                <w:kern w:val="2"/>
                <w:sz w:val="21"/>
                <w:szCs w:val="21"/>
                <w:lang w:val="en-US" w:eastAsia="zh-CN" w:bidi="ar-SA"/>
              </w:rPr>
            </w:pPr>
            <w:r>
              <w:rPr>
                <w:rFonts w:hint="eastAsia"/>
                <w:sz w:val="18"/>
                <w:szCs w:val="18"/>
                <w:lang w:eastAsia="zh-CN"/>
              </w:rPr>
              <w:t>TR04</w:t>
            </w:r>
            <w:r>
              <w:rPr>
                <w:rFonts w:hint="eastAsia"/>
                <w:sz w:val="18"/>
                <w:szCs w:val="18"/>
              </w:rPr>
              <w:t>001</w:t>
            </w:r>
            <w:r>
              <w:rPr>
                <w:rFonts w:hint="eastAsia"/>
                <w:sz w:val="18"/>
                <w:szCs w:val="18"/>
                <w:lang w:val="en-US" w:eastAsia="zh-CN"/>
              </w:rPr>
              <w:t>2</w:t>
            </w:r>
          </w:p>
        </w:tc>
        <w:tc>
          <w:tcPr>
            <w:tcW w:w="2435" w:type="dxa"/>
            <w:vAlign w:val="top"/>
          </w:tcPr>
          <w:p>
            <w:pPr>
              <w:adjustRightInd/>
              <w:snapToGrid/>
              <w:spacing w:beforeLines="0" w:afterLines="0"/>
              <w:jc w:val="left"/>
              <w:rPr>
                <w:rFonts w:hint="default" w:ascii="Times New Roman" w:hAnsi="Times New Roman" w:eastAsia="Times New Roman" w:cs="Times New Roman"/>
                <w:color w:val="auto"/>
                <w:kern w:val="2"/>
                <w:sz w:val="21"/>
                <w:szCs w:val="24"/>
                <w:lang w:val="en-US" w:eastAsia="zh-CN" w:bidi="ar-SA"/>
              </w:rPr>
            </w:pPr>
            <w:r>
              <w:rPr>
                <w:rFonts w:hint="default" w:ascii="Times New Roman" w:hAnsi="Times New Roman" w:eastAsia="宋体" w:cs="Times New Roman"/>
                <w:color w:val="auto"/>
                <w:highlight w:val="none"/>
              </w:rPr>
              <w:t>台车组成</w:t>
            </w:r>
            <w:r>
              <w:rPr>
                <w:rFonts w:hint="eastAsia"/>
                <w:color w:val="auto"/>
                <w:sz w:val="21"/>
                <w:lang w:eastAsia="zh-CN"/>
              </w:rPr>
              <w:t>：</w:t>
            </w:r>
            <w:r>
              <w:rPr>
                <w:rFonts w:hint="eastAsia" w:ascii="Times New Roman" w:hAnsi="Times New Roman" w:cs="Times New Roman"/>
              </w:rPr>
              <w:t>视频信号接收插口</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highlight w:val="none"/>
                <w:vertAlign w:val="baseline"/>
                <w:lang w:val="en-US" w:eastAsia="zh-CN" w:bidi="ar-SA"/>
              </w:rPr>
            </w:pPr>
            <w:r>
              <w:rPr>
                <w:rFonts w:hint="eastAsia" w:ascii="Times New Roman" w:hAnsi="Times New Roman" w:cs="Times New Roman"/>
                <w:color w:val="auto"/>
                <w:highlight w:val="none"/>
                <w:lang w:val="en-US" w:eastAsia="zh-CN"/>
              </w:rPr>
              <w:t>设置视频DIMI接口</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highlight w:val="none"/>
                <w:vertAlign w:val="baseline"/>
                <w:lang w:val="en-US" w:eastAsia="zh-CN" w:bidi="ar-SA"/>
              </w:rPr>
            </w:pPr>
            <w:r>
              <w:rPr>
                <w:rFonts w:hint="eastAsia" w:cs="宋体"/>
                <w:vertAlign w:val="baseline"/>
                <w:lang w:val="en-US" w:eastAsia="zh-CN"/>
              </w:rPr>
              <w:t>选用凌科LP-24-HDMI型接头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auto"/>
                <w:kern w:val="2"/>
                <w:sz w:val="21"/>
                <w:szCs w:val="21"/>
                <w:lang w:val="en-US" w:eastAsia="zh-CN" w:bidi="ar-SA"/>
              </w:rPr>
            </w:pPr>
            <w:r>
              <w:rPr>
                <w:rFonts w:hint="eastAsia"/>
                <w:sz w:val="18"/>
                <w:szCs w:val="18"/>
                <w:lang w:eastAsia="zh-CN"/>
              </w:rPr>
              <w:t>TR04</w:t>
            </w:r>
            <w:r>
              <w:rPr>
                <w:rFonts w:hint="eastAsia"/>
                <w:sz w:val="18"/>
                <w:szCs w:val="18"/>
              </w:rPr>
              <w:t>001</w:t>
            </w:r>
            <w:r>
              <w:rPr>
                <w:rFonts w:hint="eastAsia"/>
                <w:sz w:val="18"/>
                <w:szCs w:val="18"/>
                <w:lang w:val="en-US" w:eastAsia="zh-CN"/>
              </w:rPr>
              <w:t>3</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Times New Roman" w:cs="Times New Roman"/>
                <w:color w:val="auto"/>
                <w:kern w:val="2"/>
                <w:sz w:val="21"/>
                <w:szCs w:val="24"/>
                <w:lang w:val="en-US" w:eastAsia="zh-CN" w:bidi="ar-SA"/>
              </w:rPr>
            </w:pPr>
            <w:r>
              <w:rPr>
                <w:rFonts w:hint="default" w:ascii="Times New Roman" w:hAnsi="Times New Roman" w:eastAsia="宋体" w:cs="Times New Roman"/>
                <w:color w:val="auto"/>
                <w:sz w:val="21"/>
                <w:highlight w:val="none"/>
              </w:rPr>
              <w:t>显示方式</w:t>
            </w:r>
            <w:r>
              <w:rPr>
                <w:rFonts w:hint="eastAsia" w:cs="Times New Roman"/>
                <w:color w:val="auto"/>
                <w:sz w:val="21"/>
                <w:highlight w:val="none"/>
                <w:lang w:eastAsia="zh-CN"/>
              </w:rPr>
              <w:t>：</w:t>
            </w:r>
            <w:r>
              <w:rPr>
                <w:rFonts w:hint="eastAsia" w:ascii="Times New Roman" w:hAnsi="Times New Roman" w:cs="Times New Roman"/>
                <w:color w:val="auto"/>
                <w:highlight w:val="none"/>
                <w:lang w:val="en-US" w:eastAsia="zh-CN"/>
              </w:rPr>
              <w:t>27</w:t>
            </w:r>
            <w:r>
              <w:rPr>
                <w:rFonts w:hint="eastAsia" w:cs="Times New Roman"/>
                <w:color w:val="auto"/>
                <w:highlight w:val="none"/>
                <w:lang w:val="en-US" w:eastAsia="zh-CN"/>
              </w:rPr>
              <w:t>寸</w:t>
            </w:r>
            <w:r>
              <w:rPr>
                <w:rFonts w:hint="default" w:ascii="Times New Roman" w:hAnsi="Times New Roman" w:eastAsia="宋体" w:cs="Times New Roman"/>
                <w:color w:val="auto"/>
                <w:highlight w:val="none"/>
                <w:lang w:val="en-US" w:eastAsia="zh-CN"/>
              </w:rPr>
              <w:t>显示器</w:t>
            </w:r>
            <w:r>
              <w:rPr>
                <w:rFonts w:hint="eastAsia" w:ascii="Times New Roman" w:hAnsi="Times New Roman" w:cs="Times New Roman"/>
                <w:color w:val="auto"/>
                <w:highlight w:val="none"/>
                <w:lang w:val="en-US" w:eastAsia="zh-CN"/>
              </w:rPr>
              <w:t>，分辨率1920*1080</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highlight w:val="none"/>
                <w:vertAlign w:val="baseline"/>
                <w:lang w:val="en-US" w:eastAsia="zh-CN" w:bidi="ar-SA"/>
              </w:rPr>
            </w:pPr>
            <w:r>
              <w:rPr>
                <w:rFonts w:hint="eastAsia" w:cs="宋体"/>
                <w:vertAlign w:val="baseline"/>
                <w:lang w:val="en-US" w:eastAsia="zh-CN"/>
              </w:rPr>
              <w:t>选择</w:t>
            </w:r>
            <w:r>
              <w:rPr>
                <w:rFonts w:hint="eastAsia" w:ascii="Times New Roman" w:hAnsi="Times New Roman" w:cs="Times New Roman"/>
                <w:color w:val="auto"/>
                <w:highlight w:val="none"/>
                <w:lang w:val="en-US" w:eastAsia="zh-CN"/>
              </w:rPr>
              <w:t>27</w:t>
            </w:r>
            <w:r>
              <w:rPr>
                <w:rFonts w:hint="eastAsia" w:cs="Times New Roman"/>
                <w:color w:val="auto"/>
                <w:highlight w:val="none"/>
                <w:lang w:val="en-US" w:eastAsia="zh-CN"/>
              </w:rPr>
              <w:t>寸</w:t>
            </w:r>
            <w:r>
              <w:rPr>
                <w:rFonts w:hint="default" w:ascii="Times New Roman" w:hAnsi="Times New Roman" w:eastAsia="宋体" w:cs="Times New Roman"/>
                <w:color w:val="auto"/>
                <w:highlight w:val="none"/>
                <w:lang w:val="en-US" w:eastAsia="zh-CN"/>
              </w:rPr>
              <w:t>显示器</w:t>
            </w:r>
            <w:r>
              <w:rPr>
                <w:rFonts w:hint="eastAsia" w:ascii="Times New Roman" w:hAnsi="Times New Roman" w:cs="Times New Roman"/>
                <w:color w:val="auto"/>
                <w:highlight w:val="none"/>
                <w:lang w:val="en-US" w:eastAsia="zh-CN"/>
              </w:rPr>
              <w:t>，分辨率1920*1080的显示器</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highlight w:val="none"/>
                <w:vertAlign w:val="baseline"/>
                <w:lang w:val="en-US" w:eastAsia="zh-CN" w:bidi="ar-SA"/>
              </w:rPr>
            </w:pPr>
            <w:r>
              <w:rPr>
                <w:rFonts w:hint="eastAsia" w:cs="宋体"/>
                <w:kern w:val="2"/>
                <w:sz w:val="21"/>
                <w:szCs w:val="24"/>
                <w:vertAlign w:val="baseline"/>
                <w:lang w:val="en-US" w:eastAsia="zh-CN" w:bidi="ar-SA"/>
              </w:rPr>
              <w:t>选用睿显</w:t>
            </w:r>
            <w:r>
              <w:rPr>
                <w:rFonts w:hint="eastAsia" w:ascii="宋体" w:hAnsi="宋体" w:eastAsia="宋体" w:cs="宋体"/>
                <w:vertAlign w:val="baseline"/>
                <w:lang w:val="en-US" w:eastAsia="zh-CN"/>
              </w:rPr>
              <w:t>MS27STPA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auto"/>
                <w:kern w:val="2"/>
                <w:sz w:val="21"/>
                <w:szCs w:val="21"/>
                <w:lang w:val="en-US" w:eastAsia="zh-CN" w:bidi="ar-SA"/>
              </w:rPr>
            </w:pPr>
            <w:r>
              <w:rPr>
                <w:rFonts w:hint="eastAsia"/>
                <w:sz w:val="18"/>
                <w:szCs w:val="18"/>
                <w:lang w:eastAsia="zh-CN"/>
              </w:rPr>
              <w:t>TR04</w:t>
            </w:r>
            <w:r>
              <w:rPr>
                <w:rFonts w:hint="eastAsia"/>
                <w:sz w:val="18"/>
                <w:szCs w:val="18"/>
              </w:rPr>
              <w:t>001</w:t>
            </w:r>
            <w:r>
              <w:rPr>
                <w:rFonts w:hint="eastAsia"/>
                <w:sz w:val="18"/>
                <w:szCs w:val="18"/>
                <w:lang w:val="en-US" w:eastAsia="zh-CN"/>
              </w:rPr>
              <w:t>4</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Times New Roman" w:cs="Times New Roman"/>
                <w:color w:val="auto"/>
                <w:kern w:val="2"/>
                <w:sz w:val="21"/>
                <w:szCs w:val="24"/>
                <w:lang w:val="en-US" w:eastAsia="zh-CN" w:bidi="ar-SA"/>
              </w:rPr>
            </w:pPr>
            <w:r>
              <w:rPr>
                <w:rFonts w:hint="default" w:ascii="Times New Roman" w:hAnsi="Times New Roman" w:eastAsia="宋体" w:cs="Times New Roman"/>
                <w:color w:val="auto"/>
                <w:highlight w:val="none"/>
              </w:rPr>
              <w:t>台车组成</w:t>
            </w:r>
            <w:r>
              <w:rPr>
                <w:rFonts w:hint="eastAsia" w:ascii="宋体" w:hAnsi="宋体" w:eastAsia="宋体" w:cs="宋体"/>
                <w:vertAlign w:val="baseline"/>
                <w:lang w:val="en-US" w:eastAsia="zh-CN"/>
              </w:rPr>
              <w:t>：</w:t>
            </w:r>
            <w:r>
              <w:rPr>
                <w:rFonts w:hint="default" w:ascii="Times New Roman" w:hAnsi="Times New Roman" w:eastAsia="宋体" w:cs="Times New Roman"/>
                <w:color w:val="auto"/>
                <w:highlight w:val="none"/>
              </w:rPr>
              <w:t>电源模块</w:t>
            </w:r>
            <w:r>
              <w:rPr>
                <w:rFonts w:hint="default" w:ascii="Times New Roman" w:hAnsi="Times New Roman" w:eastAsia="宋体" w:cs="Times New Roman"/>
                <w:color w:val="auto"/>
                <w:highlight w:val="none"/>
                <w:lang w:val="en-US" w:eastAsia="zh-CN"/>
              </w:rPr>
              <w:t>(滤波开关)</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highlight w:val="none"/>
                <w:vertAlign w:val="baseline"/>
                <w:lang w:val="en-US" w:eastAsia="zh-CN" w:bidi="ar-SA"/>
              </w:rPr>
            </w:pPr>
            <w:r>
              <w:rPr>
                <w:rFonts w:hint="eastAsia" w:ascii="宋体" w:hAnsi="宋体" w:cs="宋体"/>
                <w:vertAlign w:val="baseline"/>
                <w:lang w:val="en-US" w:eastAsia="zh-CN"/>
              </w:rPr>
              <w:t>内置电源滤波模块</w:t>
            </w:r>
            <w:r>
              <w:rPr>
                <w:rFonts w:hint="default" w:ascii="Times New Roman" w:hAnsi="Times New Roman" w:eastAsia="宋体" w:cs="Times New Roman"/>
                <w:color w:val="auto"/>
                <w:highlight w:val="none"/>
                <w:lang w:val="en-US" w:eastAsia="zh-CN"/>
              </w:rPr>
              <w:t>(滤波开关)</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highlight w:val="none"/>
                <w:vertAlign w:val="baseline"/>
                <w:lang w:val="en-US" w:eastAsia="zh-CN" w:bidi="ar-SA"/>
              </w:rPr>
            </w:pPr>
            <w:r>
              <w:rPr>
                <w:rFonts w:hint="eastAsia" w:cs="宋体"/>
                <w:vertAlign w:val="baseline"/>
                <w:lang w:val="en-US" w:eastAsia="zh-CN"/>
              </w:rPr>
              <w:t>选用DD12.9321.111型</w:t>
            </w:r>
            <w:r>
              <w:rPr>
                <w:rFonts w:hint="eastAsia" w:ascii="宋体" w:hAnsi="宋体" w:eastAsia="宋体" w:cs="宋体"/>
                <w:vertAlign w:val="baseline"/>
                <w:lang w:val="en-US" w:eastAsia="zh-CN"/>
              </w:rPr>
              <w:t>电源接入连接器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jc w:val="center"/>
              <w:textAlignment w:val="auto"/>
              <w:rPr>
                <w:rFonts w:hint="eastAsia" w:ascii="Times New Roman" w:hAnsi="Times New Roman" w:eastAsia="宋体" w:cs="Times New Roman"/>
                <w:color w:val="auto"/>
                <w:kern w:val="2"/>
                <w:sz w:val="21"/>
                <w:szCs w:val="21"/>
                <w:highlight w:val="none"/>
                <w:lang w:val="en-US" w:eastAsia="zh-CN" w:bidi="ar-SA"/>
              </w:rPr>
            </w:pPr>
            <w:r>
              <w:rPr>
                <w:rFonts w:hint="eastAsia"/>
                <w:sz w:val="18"/>
                <w:szCs w:val="18"/>
                <w:lang w:eastAsia="zh-CN"/>
              </w:rPr>
              <w:t>TR04</w:t>
            </w:r>
            <w:r>
              <w:rPr>
                <w:rFonts w:hint="eastAsia"/>
                <w:sz w:val="18"/>
                <w:szCs w:val="18"/>
              </w:rPr>
              <w:t>001</w:t>
            </w:r>
            <w:r>
              <w:rPr>
                <w:rFonts w:hint="eastAsia"/>
                <w:sz w:val="18"/>
                <w:szCs w:val="18"/>
                <w:lang w:val="en-US" w:eastAsia="zh-CN"/>
              </w:rPr>
              <w:t>5</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宋体" w:cs="Times New Roman"/>
                <w:color w:val="auto"/>
                <w:kern w:val="2"/>
                <w:sz w:val="21"/>
                <w:szCs w:val="24"/>
                <w:highlight w:val="none"/>
                <w:lang w:val="en-US" w:eastAsia="zh-CN" w:bidi="ar-SA"/>
              </w:rPr>
            </w:pPr>
            <w:r>
              <w:rPr>
                <w:rFonts w:hint="default" w:ascii="Times New Roman" w:hAnsi="Times New Roman" w:eastAsia="宋体" w:cs="Times New Roman"/>
                <w:color w:val="auto"/>
                <w:highlight w:val="none"/>
              </w:rPr>
              <w:t>静音轮</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带扫线器、刹车</w:t>
            </w:r>
            <w:r>
              <w:rPr>
                <w:rFonts w:hint="eastAsia" w:ascii="Times New Roman" w:hAnsi="Times New Roman" w:cs="Times New Roman"/>
                <w:color w:val="auto"/>
                <w:highlight w:val="none"/>
                <w:lang w:eastAsia="zh-CN"/>
              </w:rPr>
              <w:t>）</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highlight w:val="none"/>
                <w:vertAlign w:val="baseline"/>
                <w:lang w:val="en-US" w:eastAsia="zh-CN"/>
              </w:rPr>
            </w:pPr>
            <w:r>
              <w:rPr>
                <w:rFonts w:hint="eastAsia" w:ascii="宋体" w:hAnsi="宋体" w:cs="宋体"/>
                <w:highlight w:val="none"/>
                <w:vertAlign w:val="baseline"/>
                <w:lang w:val="en-US" w:eastAsia="zh-CN"/>
              </w:rPr>
              <w:t>系统包含</w:t>
            </w:r>
            <w:r>
              <w:rPr>
                <w:rFonts w:hint="eastAsia" w:ascii="Times New Roman" w:hAnsi="Times New Roman" w:cs="Times New Roman"/>
                <w:color w:val="auto"/>
                <w:highlight w:val="none"/>
                <w:lang w:val="en-US" w:eastAsia="zh-CN"/>
              </w:rPr>
              <w:t>扫线器、刹车功能的</w:t>
            </w:r>
            <w:r>
              <w:rPr>
                <w:rFonts w:hint="eastAsia" w:ascii="宋体" w:hAnsi="宋体" w:cs="宋体"/>
                <w:highlight w:val="none"/>
                <w:vertAlign w:val="baseline"/>
                <w:lang w:val="en-US" w:eastAsia="zh-CN"/>
              </w:rPr>
              <w:t>静音轮</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选用TENTE 5947UAP125P30-13滚轮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kinsoku/>
              <w:wordWrap/>
              <w:overflowPunct/>
              <w:topLinePunct w:val="0"/>
              <w:autoSpaceDE/>
              <w:autoSpaceDN/>
              <w:bidi w:val="0"/>
              <w:adjustRightInd/>
              <w:snapToGrid/>
              <w:spacing w:beforeLines="0" w:afterLines="0" w:line="360" w:lineRule="auto"/>
              <w:jc w:val="center"/>
              <w:textAlignment w:val="auto"/>
              <w:rPr>
                <w:rFonts w:hint="eastAsia" w:ascii="宋体" w:hAnsi="宋体" w:eastAsia="宋体" w:cs="Times New Roman"/>
                <w:color w:val="auto"/>
                <w:kern w:val="2"/>
                <w:sz w:val="21"/>
                <w:szCs w:val="21"/>
                <w:highlight w:val="none"/>
                <w:lang w:val="en-US" w:eastAsia="zh-CN" w:bidi="ar-SA"/>
              </w:rPr>
            </w:pPr>
            <w:r>
              <w:rPr>
                <w:rFonts w:hint="eastAsia"/>
                <w:sz w:val="18"/>
                <w:szCs w:val="18"/>
                <w:lang w:eastAsia="zh-CN"/>
              </w:rPr>
              <w:t>TR04</w:t>
            </w:r>
            <w:r>
              <w:rPr>
                <w:rFonts w:hint="eastAsia"/>
                <w:sz w:val="18"/>
                <w:szCs w:val="18"/>
              </w:rPr>
              <w:t>001</w:t>
            </w:r>
            <w:r>
              <w:rPr>
                <w:rFonts w:hint="eastAsia"/>
                <w:sz w:val="18"/>
                <w:szCs w:val="18"/>
                <w:lang w:val="en-US" w:eastAsia="zh-CN"/>
              </w:rPr>
              <w:t>6</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宋体" w:cs="Times New Roman"/>
                <w:color w:val="auto"/>
                <w:kern w:val="2"/>
                <w:sz w:val="21"/>
                <w:szCs w:val="24"/>
                <w:highlight w:val="none"/>
                <w:lang w:val="en-US" w:eastAsia="zh-CN" w:bidi="ar-SA"/>
              </w:rPr>
            </w:pPr>
            <w:r>
              <w:rPr>
                <w:rFonts w:hint="eastAsia" w:ascii="Times New Roman" w:hAnsi="Times New Roman" w:cs="Times New Roman"/>
                <w:color w:val="auto"/>
                <w:highlight w:val="none"/>
                <w:lang w:val="en-US" w:eastAsia="zh-CN"/>
              </w:rPr>
              <w:t>电源线</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highlight w:val="none"/>
                <w:vertAlign w:val="baseline"/>
                <w:lang w:val="en-US" w:eastAsia="zh-CN"/>
              </w:rPr>
            </w:pPr>
            <w:r>
              <w:rPr>
                <w:rFonts w:hint="eastAsia" w:cs="宋体"/>
                <w:highlight w:val="none"/>
                <w:vertAlign w:val="baseline"/>
                <w:lang w:val="en-US" w:eastAsia="zh-CN"/>
              </w:rPr>
              <w:t>选择合适的电源线</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选用</w:t>
            </w:r>
            <w:r>
              <w:rPr>
                <w:rFonts w:hint="eastAsia" w:ascii="宋体" w:hAnsi="宋体" w:eastAsia="宋体" w:cs="宋体"/>
                <w:vertAlign w:val="baseline"/>
                <w:lang w:val="en-US" w:eastAsia="zh-CN"/>
              </w:rPr>
              <w:t>品字电源线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7D7D7" w:themeFill="background1" w:themeFillShade="D8"/>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b/>
                <w:bCs/>
                <w:highlight w:val="none"/>
                <w:vertAlign w:val="baseline"/>
                <w:lang w:val="en-US" w:eastAsia="zh-CN"/>
              </w:rPr>
              <w:t>技术需求规格书</w:t>
            </w:r>
            <w:r>
              <w:rPr>
                <w:rFonts w:hint="eastAsia" w:ascii="宋体" w:hAnsi="宋体" w:eastAsia="宋体" w:cs="宋体"/>
                <w:b/>
                <w:bCs/>
                <w:highlight w:val="none"/>
                <w:vertAlign w:val="baseline"/>
                <w:lang w:val="en-US" w:eastAsia="zh-CN"/>
              </w:rPr>
              <w:t>-非功能需求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shd w:val="clear" w:color="auto" w:fill="FFFFFF" w:themeFill="background1"/>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cs="宋体"/>
                <w:b/>
                <w:bCs/>
                <w:vertAlign w:val="baseline"/>
                <w:lang w:val="en-US" w:eastAsia="zh-CN"/>
              </w:rPr>
            </w:pPr>
            <w:r>
              <w:rPr>
                <w:rFonts w:hint="eastAsia" w:ascii="宋体" w:hAnsi="宋体" w:cs="宋体"/>
                <w:b/>
                <w:bCs/>
                <w:vertAlign w:val="baseline"/>
                <w:lang w:val="en-US" w:eastAsia="zh-CN"/>
              </w:rPr>
              <w:t>输入需</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highlight w:val="none"/>
                <w:vertAlign w:val="baseline"/>
                <w:lang w:val="en-US" w:eastAsia="zh-CN" w:bidi="ar-SA"/>
              </w:rPr>
            </w:pPr>
            <w:r>
              <w:rPr>
                <w:rFonts w:hint="eastAsia" w:ascii="宋体" w:hAnsi="宋体" w:cs="宋体"/>
                <w:b/>
                <w:bCs/>
                <w:vertAlign w:val="baseline"/>
                <w:lang w:val="en-US" w:eastAsia="zh-CN"/>
              </w:rPr>
              <w:t>求序号</w:t>
            </w:r>
          </w:p>
        </w:tc>
        <w:tc>
          <w:tcPr>
            <w:tcW w:w="2435"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highlight w:val="none"/>
                <w:vertAlign w:val="baseline"/>
                <w:lang w:val="en-US" w:eastAsia="zh-CN" w:bidi="ar-SA"/>
              </w:rPr>
            </w:pPr>
            <w:r>
              <w:rPr>
                <w:rFonts w:hint="eastAsia" w:ascii="宋体" w:hAnsi="宋体" w:cs="宋体"/>
                <w:b/>
                <w:bCs/>
                <w:vertAlign w:val="baseline"/>
                <w:lang w:val="en-US" w:eastAsia="zh-CN"/>
              </w:rPr>
              <w:t>功能需求</w:t>
            </w:r>
          </w:p>
        </w:tc>
        <w:tc>
          <w:tcPr>
            <w:tcW w:w="2588" w:type="dxa"/>
            <w:shd w:val="clear" w:color="auto" w:fill="FFFFFF" w:themeFill="background1"/>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硬件实现方式</w:t>
            </w:r>
          </w:p>
        </w:tc>
        <w:tc>
          <w:tcPr>
            <w:tcW w:w="2384" w:type="dxa"/>
            <w:shd w:val="clear" w:color="auto" w:fill="FFFFFF" w:themeFill="background1"/>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eastAsia="宋体" w:cs="宋体"/>
                <w:b/>
                <w:bCs/>
                <w:vertAlign w:val="baseline"/>
                <w:lang w:val="en-US" w:eastAsia="zh-CN"/>
              </w:rPr>
              <w:t>功能</w:t>
            </w:r>
            <w:r>
              <w:rPr>
                <w:rFonts w:hint="eastAsia" w:ascii="宋体" w:hAnsi="宋体" w:cs="宋体"/>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color w:val="auto"/>
                <w:kern w:val="2"/>
                <w:sz w:val="21"/>
                <w:szCs w:val="24"/>
                <w:lang w:val="en-US" w:eastAsia="zh-CN" w:bidi="ar-SA"/>
              </w:rPr>
            </w:pPr>
            <w:r>
              <w:rPr>
                <w:rFonts w:hint="eastAsia" w:ascii="宋体" w:hAnsi="宋体" w:cs="宋体"/>
                <w:b w:val="0"/>
                <w:bCs w:val="0"/>
                <w:vertAlign w:val="baseline"/>
                <w:lang w:val="en-US" w:eastAsia="zh-CN"/>
              </w:rPr>
              <w:t>TR060001</w:t>
            </w:r>
          </w:p>
        </w:tc>
        <w:tc>
          <w:tcPr>
            <w:tcW w:w="243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Times New Roman" w:cs="Times New Roman"/>
                <w:color w:val="auto"/>
                <w:kern w:val="2"/>
                <w:sz w:val="21"/>
                <w:szCs w:val="24"/>
                <w:lang w:val="en-US" w:eastAsia="zh-CN" w:bidi="ar-SA"/>
              </w:rPr>
            </w:pPr>
            <w:r>
              <w:rPr>
                <w:rFonts w:hint="eastAsia" w:ascii="宋体" w:hAnsi="宋体" w:cs="宋体"/>
                <w:b w:val="0"/>
                <w:bCs w:val="0"/>
                <w:vertAlign w:val="baseline"/>
                <w:lang w:val="en-US" w:eastAsia="zh-CN"/>
              </w:rPr>
              <w:t>标识、标记和文件</w:t>
            </w:r>
          </w:p>
        </w:tc>
        <w:tc>
          <w:tcPr>
            <w:tcW w:w="2588" w:type="dxa"/>
            <w:vAlign w:val="center"/>
          </w:tcPr>
          <w:p>
            <w:pPr>
              <w:pageBreakBefore w:val="0"/>
              <w:kinsoku/>
              <w:wordWrap/>
              <w:overflowPunct/>
              <w:topLinePunct w:val="0"/>
              <w:autoSpaceDE/>
              <w:autoSpaceDN/>
              <w:bidi w:val="0"/>
              <w:adjustRightInd/>
              <w:spacing w:line="360" w:lineRule="auto"/>
              <w:jc w:val="both"/>
              <w:textAlignment w:val="auto"/>
              <w:rPr>
                <w:rFonts w:hint="eastAsia" w:cs="宋体"/>
                <w:kern w:val="2"/>
                <w:sz w:val="21"/>
                <w:szCs w:val="24"/>
                <w:vertAlign w:val="baseline"/>
                <w:lang w:val="en-US" w:eastAsia="zh-CN" w:bidi="ar-SA"/>
              </w:rPr>
            </w:pPr>
            <w:r>
              <w:rPr>
                <w:rFonts w:hint="eastAsia" w:cs="宋体"/>
                <w:kern w:val="2"/>
                <w:sz w:val="21"/>
                <w:szCs w:val="24"/>
                <w:vertAlign w:val="baseline"/>
                <w:lang w:val="en-US" w:eastAsia="zh-CN" w:bidi="ar-SA"/>
              </w:rPr>
              <w:t>外部标记：</w:t>
            </w:r>
            <w:r>
              <w:rPr>
                <w:rFonts w:hint="eastAsia" w:ascii="宋体" w:hAnsi="宋体" w:cs="宋体"/>
                <w:kern w:val="2"/>
                <w:sz w:val="21"/>
                <w:szCs w:val="24"/>
                <w:vertAlign w:val="baseline"/>
                <w:lang w:val="en-US" w:eastAsia="zh-CN" w:bidi="ar-SA"/>
              </w:rPr>
              <w:t>标签上标明</w:t>
            </w:r>
            <w:r>
              <w:rPr>
                <w:rFonts w:hint="eastAsia" w:cs="宋体"/>
                <w:kern w:val="2"/>
                <w:sz w:val="21"/>
                <w:szCs w:val="24"/>
                <w:vertAlign w:val="baseline"/>
                <w:lang w:val="en-US" w:eastAsia="zh-CN" w:bidi="ar-SA"/>
              </w:rPr>
              <w:t>设备编码等</w:t>
            </w:r>
            <w:r>
              <w:rPr>
                <w:rFonts w:hint="eastAsia" w:ascii="宋体" w:hAnsi="宋体" w:cs="宋体"/>
                <w:kern w:val="2"/>
                <w:sz w:val="21"/>
                <w:szCs w:val="24"/>
                <w:vertAlign w:val="baseline"/>
                <w:lang w:val="en-US" w:eastAsia="zh-CN" w:bidi="ar-SA"/>
              </w:rPr>
              <w:t>信息</w:t>
            </w:r>
            <w:r>
              <w:rPr>
                <w:rFonts w:hint="eastAsia" w:cs="宋体"/>
                <w:kern w:val="2"/>
                <w:sz w:val="21"/>
                <w:szCs w:val="24"/>
                <w:vertAlign w:val="baseline"/>
                <w:lang w:val="en-US" w:eastAsia="zh-CN" w:bidi="ar-SA"/>
              </w:rPr>
              <w:t>；</w:t>
            </w:r>
          </w:p>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cs="宋体"/>
                <w:kern w:val="2"/>
                <w:sz w:val="21"/>
                <w:szCs w:val="24"/>
                <w:vertAlign w:val="baseline"/>
                <w:lang w:val="en-US" w:eastAsia="zh-CN" w:bidi="ar-SA"/>
              </w:rPr>
              <w:t>内部标记：</w:t>
            </w:r>
            <w:r>
              <w:rPr>
                <w:rFonts w:hint="eastAsia" w:ascii="Times New Roman" w:hAnsi="Times New Roman" w:cs="Times New Roman"/>
                <w:color w:val="auto"/>
                <w:highlight w:val="none"/>
                <w:lang w:eastAsia="zh-CN"/>
              </w:rPr>
              <w:t>对</w:t>
            </w:r>
            <w:r>
              <w:rPr>
                <w:rFonts w:hint="default" w:ascii="Times New Roman" w:hAnsi="Times New Roman" w:eastAsia="宋体" w:cs="Times New Roman"/>
                <w:color w:val="auto"/>
                <w:highlight w:val="none"/>
              </w:rPr>
              <w:t>熔断器，温度保护开关和热流保护开关</w:t>
            </w:r>
            <w:r>
              <w:rPr>
                <w:rFonts w:hint="eastAsia" w:ascii="Times New Roman" w:hAnsi="Times New Roman" w:cs="Times New Roman"/>
                <w:color w:val="auto"/>
                <w:highlight w:val="none"/>
                <w:lang w:eastAsia="zh-CN"/>
              </w:rPr>
              <w:t>等做相应标识；</w:t>
            </w:r>
            <w:r>
              <w:rPr>
                <w:rFonts w:hint="eastAsia" w:ascii="Times New Roman" w:hAnsi="Times New Roman" w:cs="Times New Roman"/>
                <w:color w:val="auto"/>
                <w:highlight w:val="none"/>
                <w:lang w:val="en-US" w:eastAsia="zh-CN"/>
              </w:rPr>
              <w:t>导线的颜色：电源线</w:t>
            </w:r>
            <w:r>
              <w:rPr>
                <w:rFonts w:hint="eastAsia" w:ascii="Times New Roman" w:hAnsi="Times New Roman" w:eastAsia="宋体" w:cs="Times New Roman"/>
                <w:color w:val="auto"/>
                <w:highlight w:val="none"/>
                <w:lang w:val="en-US" w:eastAsia="zh-CN"/>
              </w:rPr>
              <w:t>使用三芯电缆：绿/黄色、浅蓝色、棕色</w:t>
            </w:r>
            <w:r>
              <w:rPr>
                <w:rFonts w:hint="eastAsia" w:ascii="Times New Roman" w:hAnsi="Times New Roman" w:cs="Times New Roman"/>
                <w:color w:val="auto"/>
                <w:highlight w:val="none"/>
                <w:lang w:val="en-US" w:eastAsia="zh-CN"/>
              </w:rPr>
              <w:t>；机械臂</w:t>
            </w:r>
            <w:r>
              <w:rPr>
                <w:rFonts w:hint="default" w:ascii="Times New Roman" w:hAnsi="Times New Roman" w:eastAsia="宋体" w:cs="Times New Roman"/>
                <w:color w:val="auto"/>
                <w:highlight w:val="none"/>
              </w:rPr>
              <w:t>指示灯</w:t>
            </w:r>
            <w:r>
              <w:rPr>
                <w:rFonts w:hint="eastAsia" w:ascii="Times New Roman" w:hAnsi="Times New Roman" w:cs="Times New Roman"/>
                <w:color w:val="auto"/>
                <w:highlight w:val="none"/>
                <w:lang w:eastAsia="zh-CN"/>
              </w:rPr>
              <w:t>：</w:t>
            </w:r>
            <w:r>
              <w:rPr>
                <w:rFonts w:hint="eastAsia" w:ascii="Times New Roman" w:hAnsi="Times New Roman"/>
                <w:color w:val="auto"/>
                <w:sz w:val="21"/>
                <w:lang w:eastAsia="zh-CN"/>
              </w:rPr>
              <w:t>按灯光功能定义设计末端控制板程序</w:t>
            </w:r>
            <w:r>
              <w:rPr>
                <w:rFonts w:hint="eastAsia" w:cs="宋体"/>
                <w:vertAlign w:val="baseline"/>
                <w:lang w:val="en-US" w:eastAsia="zh-CN"/>
              </w:rPr>
              <w:t>；</w:t>
            </w:r>
            <w:r>
              <w:rPr>
                <w:rFonts w:hint="eastAsia" w:ascii="Times New Roman" w:hAnsi="Times New Roman" w:cs="Times New Roman"/>
                <w:color w:val="auto"/>
                <w:highlight w:val="none"/>
                <w:lang w:val="en-US" w:eastAsia="zh-CN"/>
              </w:rPr>
              <w:t>供电状态指示灯：</w:t>
            </w:r>
            <w:r>
              <w:rPr>
                <w:rFonts w:hint="eastAsia" w:ascii="Times New Roman" w:hAnsi="Times New Roman"/>
                <w:color w:val="auto"/>
                <w:sz w:val="21"/>
                <w:lang w:eastAsia="zh-CN"/>
              </w:rPr>
              <w:t>按</w:t>
            </w:r>
            <w:r>
              <w:rPr>
                <w:rFonts w:hint="eastAsia" w:ascii="Times New Roman" w:hAnsi="Times New Roman" w:cs="Times New Roman"/>
                <w:color w:val="auto"/>
                <w:highlight w:val="none"/>
                <w:lang w:val="en-US" w:eastAsia="zh-CN"/>
              </w:rPr>
              <w:t>供电状态指示灯</w:t>
            </w:r>
            <w:r>
              <w:rPr>
                <w:rFonts w:hint="eastAsia" w:ascii="Times New Roman" w:hAnsi="Times New Roman"/>
                <w:color w:val="auto"/>
                <w:sz w:val="21"/>
                <w:lang w:eastAsia="zh-CN"/>
              </w:rPr>
              <w:t>功能定义设计台车控制板程序</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cs="宋体"/>
                <w:highlight w:val="none"/>
                <w:vertAlign w:val="baseline"/>
                <w:lang w:val="en-US" w:eastAsia="zh-CN"/>
              </w:rPr>
            </w:pPr>
            <w:r>
              <w:rPr>
                <w:rFonts w:hint="eastAsia" w:ascii="Times New Roman" w:hAnsi="Times New Roman" w:cs="Times New Roman"/>
                <w:color w:val="auto"/>
                <w:highlight w:val="none"/>
                <w:lang w:val="en-US" w:eastAsia="zh-CN"/>
              </w:rPr>
              <w:t>机械臂</w:t>
            </w:r>
            <w:r>
              <w:rPr>
                <w:rFonts w:hint="default" w:ascii="Times New Roman" w:hAnsi="Times New Roman" w:eastAsia="宋体" w:cs="Times New Roman"/>
                <w:color w:val="auto"/>
                <w:highlight w:val="none"/>
              </w:rPr>
              <w:t>指示灯</w:t>
            </w:r>
            <w:r>
              <w:rPr>
                <w:rFonts w:hint="eastAsia" w:ascii="Times New Roman" w:hAnsi="Times New Roman" w:cs="Times New Roman"/>
                <w:color w:val="auto"/>
                <w:highlight w:val="none"/>
                <w:lang w:eastAsia="zh-CN"/>
              </w:rPr>
              <w:t>：</w:t>
            </w:r>
            <w:r>
              <w:rPr>
                <w:rFonts w:hint="eastAsia" w:cs="宋体"/>
                <w:highlight w:val="none"/>
                <w:vertAlign w:val="baseline"/>
                <w:lang w:val="en-US" w:eastAsia="zh-CN"/>
              </w:rPr>
              <w:t>见5.3.4末端控制板及末端灯板控制模块；</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ascii="Times New Roman" w:hAnsi="Times New Roman" w:cs="Times New Roman"/>
                <w:color w:val="auto"/>
                <w:highlight w:val="none"/>
                <w:lang w:val="en-US" w:eastAsia="zh-CN"/>
              </w:rPr>
              <w:t>供电状态指示灯：</w:t>
            </w:r>
            <w:r>
              <w:rPr>
                <w:rFonts w:hint="eastAsia" w:cs="宋体"/>
                <w:kern w:val="2"/>
                <w:sz w:val="21"/>
                <w:szCs w:val="24"/>
                <w:highlight w:val="none"/>
                <w:vertAlign w:val="baseline"/>
                <w:lang w:val="en-US" w:eastAsia="zh-CN" w:bidi="ar-SA"/>
              </w:rPr>
              <w:t>见3.1台车控制板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color w:val="auto"/>
                <w:kern w:val="2"/>
                <w:sz w:val="21"/>
                <w:szCs w:val="24"/>
                <w:lang w:val="en-US" w:eastAsia="zh-CN" w:bidi="ar-SA"/>
              </w:rPr>
            </w:pPr>
            <w:r>
              <w:rPr>
                <w:rFonts w:hint="eastAsia" w:ascii="宋体" w:hAnsi="宋体" w:cs="宋体"/>
                <w:b w:val="0"/>
                <w:bCs w:val="0"/>
                <w:vertAlign w:val="baseline"/>
                <w:lang w:val="en-US" w:eastAsia="zh-CN"/>
              </w:rPr>
              <w:t>TR06000</w:t>
            </w:r>
            <w:r>
              <w:rPr>
                <w:rFonts w:hint="eastAsia" w:cs="宋体"/>
                <w:b w:val="0"/>
                <w:bCs w:val="0"/>
                <w:vertAlign w:val="baseline"/>
                <w:lang w:val="en-US" w:eastAsia="zh-CN"/>
              </w:rPr>
              <w:t>2</w:t>
            </w:r>
          </w:p>
        </w:tc>
        <w:tc>
          <w:tcPr>
            <w:tcW w:w="243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auto"/>
                <w:kern w:val="2"/>
                <w:sz w:val="21"/>
                <w:szCs w:val="24"/>
                <w:lang w:val="en-US" w:eastAsia="zh-CN" w:bidi="ar-SA"/>
              </w:rPr>
            </w:pPr>
            <w:r>
              <w:rPr>
                <w:rFonts w:hint="eastAsia" w:ascii="宋体" w:hAnsi="宋体" w:cs="宋体"/>
                <w:b w:val="0"/>
                <w:bCs w:val="0"/>
                <w:vertAlign w:val="baseline"/>
                <w:lang w:val="en-US" w:eastAsia="zh-CN"/>
              </w:rPr>
              <w:t>电击危险的防护</w:t>
            </w:r>
          </w:p>
        </w:tc>
        <w:tc>
          <w:tcPr>
            <w:tcW w:w="2588"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按照</w:t>
            </w:r>
            <w:r>
              <w:rPr>
                <w:rFonts w:hint="eastAsia" w:ascii="Times New Roman" w:hAnsi="Times New Roman" w:eastAsia="Times New Roman"/>
                <w:color w:val="auto"/>
                <w:sz w:val="21"/>
              </w:rPr>
              <w:t>GB 9706.1-20</w:t>
            </w:r>
            <w:r>
              <w:rPr>
                <w:rFonts w:hint="eastAsia" w:ascii="Times New Roman" w:hAnsi="Times New Roman" w:eastAsia="宋体"/>
                <w:color w:val="auto"/>
                <w:sz w:val="21"/>
                <w:lang w:val="en-US" w:eastAsia="zh-CN"/>
              </w:rPr>
              <w:t>20</w:t>
            </w:r>
            <w:r>
              <w:rPr>
                <w:rFonts w:hint="eastAsia" w:ascii="Times New Roman" w:hAnsi="Times New Roman" w:eastAsia="Times New Roman"/>
                <w:color w:val="auto"/>
                <w:sz w:val="21"/>
              </w:rPr>
              <w:t xml:space="preserve"> </w:t>
            </w:r>
            <w:r>
              <w:rPr>
                <w:rFonts w:hint="eastAsia" w:ascii="Times New Roman" w:hAnsi="Times New Roman" w:eastAsia="宋体" w:cs="Times New Roman"/>
                <w:color w:val="auto"/>
                <w:sz w:val="21"/>
                <w:szCs w:val="21"/>
                <w:highlight w:val="none"/>
                <w:lang w:val="en-US" w:eastAsia="zh-CN"/>
              </w:rPr>
              <w:t>《医用电气设备 第1部分：基本安全和基本性能的通用要求》</w:t>
            </w:r>
            <w:r>
              <w:rPr>
                <w:rFonts w:hint="eastAsia"/>
                <w:color w:val="auto"/>
                <w:sz w:val="21"/>
                <w:lang w:val="en-US" w:eastAsia="zh-CN"/>
              </w:rPr>
              <w:t>进行系统设计</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cs="宋体"/>
                <w:kern w:val="2"/>
                <w:sz w:val="21"/>
                <w:szCs w:val="24"/>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color w:val="auto"/>
                <w:kern w:val="2"/>
                <w:sz w:val="21"/>
                <w:szCs w:val="24"/>
                <w:lang w:val="en-US" w:eastAsia="zh-CN" w:bidi="ar-SA"/>
              </w:rPr>
            </w:pPr>
            <w:r>
              <w:rPr>
                <w:rFonts w:hint="eastAsia" w:ascii="宋体" w:hAnsi="宋体" w:cs="宋体"/>
                <w:b w:val="0"/>
                <w:bCs w:val="0"/>
                <w:vertAlign w:val="baseline"/>
                <w:lang w:val="en-US" w:eastAsia="zh-CN"/>
              </w:rPr>
              <w:t>TR06000</w:t>
            </w:r>
            <w:r>
              <w:rPr>
                <w:rFonts w:hint="eastAsia" w:cs="宋体"/>
                <w:b w:val="0"/>
                <w:bCs w:val="0"/>
                <w:vertAlign w:val="baseline"/>
                <w:lang w:val="en-US" w:eastAsia="zh-CN"/>
              </w:rPr>
              <w:t>4</w:t>
            </w:r>
          </w:p>
        </w:tc>
        <w:tc>
          <w:tcPr>
            <w:tcW w:w="243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Times New Roman" w:cs="Times New Roman"/>
                <w:color w:val="auto"/>
                <w:kern w:val="2"/>
                <w:sz w:val="21"/>
                <w:szCs w:val="24"/>
                <w:lang w:val="en-US" w:eastAsia="zh-CN" w:bidi="ar-SA"/>
              </w:rPr>
            </w:pPr>
            <w:r>
              <w:rPr>
                <w:rFonts w:hint="eastAsia" w:ascii="宋体" w:hAnsi="宋体" w:cs="宋体"/>
                <w:b w:val="0"/>
                <w:bCs w:val="0"/>
                <w:vertAlign w:val="baseline"/>
                <w:lang w:val="en-US" w:eastAsia="zh-CN"/>
              </w:rPr>
              <w:t>超温</w:t>
            </w:r>
          </w:p>
        </w:tc>
        <w:tc>
          <w:tcPr>
            <w:tcW w:w="2588"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按照</w:t>
            </w:r>
            <w:r>
              <w:rPr>
                <w:rFonts w:hint="eastAsia" w:ascii="Times New Roman" w:hAnsi="Times New Roman" w:eastAsia="Times New Roman"/>
                <w:color w:val="auto"/>
                <w:sz w:val="21"/>
              </w:rPr>
              <w:t>GB 9706.1-20</w:t>
            </w:r>
            <w:r>
              <w:rPr>
                <w:rFonts w:hint="eastAsia" w:ascii="Times New Roman" w:hAnsi="Times New Roman" w:eastAsia="宋体"/>
                <w:color w:val="auto"/>
                <w:sz w:val="21"/>
                <w:lang w:val="en-US" w:eastAsia="zh-CN"/>
              </w:rPr>
              <w:t>20</w:t>
            </w:r>
            <w:r>
              <w:rPr>
                <w:rFonts w:hint="eastAsia" w:ascii="Times New Roman" w:hAnsi="Times New Roman" w:eastAsia="Times New Roman"/>
                <w:color w:val="auto"/>
                <w:sz w:val="21"/>
              </w:rPr>
              <w:t xml:space="preserve"> </w:t>
            </w:r>
            <w:r>
              <w:rPr>
                <w:rFonts w:hint="eastAsia" w:ascii="Times New Roman" w:hAnsi="Times New Roman" w:eastAsia="宋体" w:cs="Times New Roman"/>
                <w:color w:val="auto"/>
                <w:sz w:val="21"/>
                <w:szCs w:val="21"/>
                <w:highlight w:val="none"/>
                <w:lang w:val="en-US" w:eastAsia="zh-CN"/>
              </w:rPr>
              <w:t>《医用电气设备 第1部分：基本安全和基本性能的通用要求》</w:t>
            </w:r>
            <w:r>
              <w:rPr>
                <w:rFonts w:hint="eastAsia"/>
                <w:color w:val="auto"/>
                <w:sz w:val="21"/>
                <w:lang w:val="en-US" w:eastAsia="zh-CN"/>
              </w:rPr>
              <w:t>进行系统设计</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kern w:val="2"/>
                <w:sz w:val="21"/>
                <w:szCs w:val="24"/>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color w:val="auto"/>
                <w:kern w:val="2"/>
                <w:sz w:val="21"/>
                <w:szCs w:val="24"/>
                <w:lang w:val="en-US" w:eastAsia="zh-CN" w:bidi="ar-SA"/>
              </w:rPr>
            </w:pPr>
            <w:r>
              <w:rPr>
                <w:rFonts w:hint="eastAsia" w:ascii="宋体" w:hAnsi="宋体" w:cs="宋体"/>
                <w:b w:val="0"/>
                <w:bCs w:val="0"/>
                <w:vertAlign w:val="baseline"/>
                <w:lang w:val="en-US" w:eastAsia="zh-CN"/>
              </w:rPr>
              <w:t>TR06000</w:t>
            </w:r>
            <w:r>
              <w:rPr>
                <w:rFonts w:hint="eastAsia" w:cs="宋体"/>
                <w:b w:val="0"/>
                <w:bCs w:val="0"/>
                <w:vertAlign w:val="baseline"/>
                <w:lang w:val="en-US" w:eastAsia="zh-CN"/>
              </w:rPr>
              <w:t>5</w:t>
            </w:r>
          </w:p>
        </w:tc>
        <w:tc>
          <w:tcPr>
            <w:tcW w:w="243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Times New Roman" w:cs="Times New Roman"/>
                <w:color w:val="auto"/>
                <w:kern w:val="2"/>
                <w:sz w:val="21"/>
                <w:szCs w:val="24"/>
                <w:lang w:val="en-US" w:eastAsia="zh-CN" w:bidi="ar-SA"/>
              </w:rPr>
            </w:pPr>
            <w:r>
              <w:rPr>
                <w:rFonts w:hint="eastAsia" w:ascii="宋体" w:hAnsi="宋体" w:cs="宋体"/>
                <w:b w:val="0"/>
                <w:bCs w:val="0"/>
                <w:vertAlign w:val="baseline"/>
                <w:lang w:val="en-US" w:eastAsia="zh-CN"/>
              </w:rPr>
              <w:t>设备结构</w:t>
            </w:r>
          </w:p>
        </w:tc>
        <w:tc>
          <w:tcPr>
            <w:tcW w:w="2588"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cs="宋体"/>
                <w:b w:val="0"/>
                <w:bCs w:val="0"/>
                <w:vertAlign w:val="baseline"/>
                <w:lang w:val="en-US" w:eastAsia="zh-CN"/>
              </w:rPr>
              <w:t>选取合格的元器件。</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cs="宋体"/>
                <w:vertAlign w:val="baseline"/>
                <w:lang w:val="en-US" w:eastAsia="zh-CN"/>
              </w:rPr>
              <w:t>见5.3.4末端控制板及末端灯板末端灯板控制模块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color w:val="auto"/>
                <w:highlight w:val="none"/>
                <w:lang w:val="en-US" w:eastAsia="zh-CN"/>
              </w:rPr>
            </w:pPr>
            <w:r>
              <w:rPr>
                <w:rFonts w:hint="eastAsia" w:ascii="宋体" w:hAnsi="宋体" w:cs="宋体"/>
                <w:b w:val="0"/>
                <w:bCs w:val="0"/>
                <w:vertAlign w:val="baseline"/>
                <w:lang w:val="en-US" w:eastAsia="zh-CN"/>
              </w:rPr>
              <w:t>TR06000</w:t>
            </w:r>
            <w:r>
              <w:rPr>
                <w:rFonts w:hint="eastAsia" w:cs="宋体"/>
                <w:b w:val="0"/>
                <w:bCs w:val="0"/>
                <w:vertAlign w:val="baseline"/>
                <w:lang w:val="en-US" w:eastAsia="zh-CN"/>
              </w:rPr>
              <w:t>6</w:t>
            </w:r>
          </w:p>
        </w:tc>
        <w:tc>
          <w:tcPr>
            <w:tcW w:w="243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cs="Times New Roman"/>
                <w:color w:val="auto"/>
                <w:highlight w:val="none"/>
                <w:lang w:val="en-US" w:eastAsia="zh-CN"/>
              </w:rPr>
            </w:pPr>
            <w:r>
              <w:rPr>
                <w:rFonts w:hint="eastAsia" w:ascii="宋体" w:hAnsi="宋体" w:cs="宋体"/>
                <w:b w:val="0"/>
                <w:bCs w:val="0"/>
                <w:vertAlign w:val="baseline"/>
                <w:lang w:val="en-US" w:eastAsia="zh-CN"/>
              </w:rPr>
              <w:t>电磁兼容要求</w:t>
            </w:r>
          </w:p>
        </w:tc>
        <w:tc>
          <w:tcPr>
            <w:tcW w:w="2588" w:type="dxa"/>
            <w:vAlign w:val="center"/>
          </w:tcPr>
          <w:p>
            <w:pPr>
              <w:pageBreakBefore w:val="0"/>
              <w:kinsoku/>
              <w:wordWrap/>
              <w:overflowPunct/>
              <w:topLinePunct w:val="0"/>
              <w:autoSpaceDE/>
              <w:autoSpaceDN/>
              <w:bidi w:val="0"/>
              <w:adjustRightInd/>
              <w:spacing w:line="360" w:lineRule="auto"/>
              <w:jc w:val="both"/>
              <w:textAlignment w:val="auto"/>
              <w:rPr>
                <w:rFonts w:hint="eastAsia" w:ascii="Times New Roman" w:hAnsi="Times New Roman"/>
                <w:color w:val="auto"/>
                <w:sz w:val="21"/>
                <w:lang w:eastAsia="zh-CN"/>
              </w:rPr>
            </w:pPr>
            <w:r>
              <w:rPr>
                <w:rFonts w:hint="eastAsia" w:ascii="宋体" w:hAnsi="宋体" w:cs="宋体"/>
                <w:kern w:val="2"/>
                <w:sz w:val="21"/>
                <w:szCs w:val="24"/>
                <w:vertAlign w:val="baseline"/>
                <w:lang w:val="en-US" w:eastAsia="zh-CN" w:bidi="ar-SA"/>
              </w:rPr>
              <w:t>按照</w:t>
            </w:r>
            <w:r>
              <w:rPr>
                <w:rFonts w:hint="eastAsia" w:ascii="Times New Roman" w:hAnsi="Times New Roman" w:eastAsia="宋体" w:cs="Times New Roman"/>
                <w:color w:val="auto"/>
                <w:sz w:val="21"/>
                <w:szCs w:val="21"/>
                <w:highlight w:val="none"/>
                <w:lang w:val="en-US" w:eastAsia="zh-CN"/>
              </w:rPr>
              <w:t>YY 9706.102-2021 《医用电气设备 第1-2部分：基本安全和基本性能的通用要求 并列标准：电磁兼容 要求和试验》</w:t>
            </w:r>
            <w:r>
              <w:rPr>
                <w:rFonts w:hint="eastAsia" w:ascii="Times New Roman" w:hAnsi="Times New Roman"/>
                <w:color w:val="auto"/>
                <w:sz w:val="21"/>
              </w:rPr>
              <w:t>的要求</w:t>
            </w:r>
            <w:r>
              <w:rPr>
                <w:rFonts w:hint="eastAsia"/>
                <w:color w:val="auto"/>
                <w:sz w:val="21"/>
                <w:lang w:val="en-US" w:eastAsia="zh-CN"/>
              </w:rPr>
              <w:t>进行系统设计和选型</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cs="宋体"/>
                <w:vertAlign w:val="baseline"/>
                <w:lang w:val="en-US" w:eastAsia="zh-CN"/>
              </w:rPr>
              <w:t>见3.1台车控制板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color w:val="auto"/>
                <w:kern w:val="2"/>
                <w:sz w:val="21"/>
                <w:szCs w:val="24"/>
                <w:lang w:val="en-US" w:eastAsia="zh-CN" w:bidi="ar-SA"/>
              </w:rPr>
            </w:pPr>
            <w:r>
              <w:rPr>
                <w:rFonts w:hint="eastAsia" w:ascii="宋体" w:hAnsi="宋体" w:cs="宋体"/>
                <w:b w:val="0"/>
                <w:bCs w:val="0"/>
                <w:vertAlign w:val="baseline"/>
                <w:lang w:val="en-US" w:eastAsia="zh-CN"/>
              </w:rPr>
              <w:t>TR060009</w:t>
            </w:r>
          </w:p>
        </w:tc>
        <w:tc>
          <w:tcPr>
            <w:tcW w:w="2435"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auto"/>
                <w:kern w:val="2"/>
                <w:sz w:val="21"/>
                <w:szCs w:val="24"/>
                <w:lang w:val="en-US" w:eastAsia="zh-CN" w:bidi="ar-SA"/>
              </w:rPr>
            </w:pPr>
            <w:r>
              <w:rPr>
                <w:rFonts w:hint="eastAsia" w:ascii="宋体" w:hAnsi="宋体" w:cs="宋体"/>
                <w:b w:val="0"/>
                <w:bCs w:val="0"/>
                <w:vertAlign w:val="baseline"/>
                <w:lang w:val="en-US" w:eastAsia="zh-CN"/>
              </w:rPr>
              <w:t>环境要求</w:t>
            </w:r>
          </w:p>
        </w:tc>
        <w:tc>
          <w:tcPr>
            <w:tcW w:w="2588"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按照</w:t>
            </w:r>
            <w:r>
              <w:rPr>
                <w:rFonts w:hint="eastAsia" w:ascii="Times New Roman" w:hAnsi="Times New Roman" w:eastAsia="宋体" w:cs="Times New Roman"/>
                <w:color w:val="auto"/>
                <w:sz w:val="21"/>
                <w:szCs w:val="21"/>
                <w:highlight w:val="none"/>
                <w:lang w:val="en-US" w:eastAsia="zh-CN"/>
              </w:rPr>
              <w:t>GB/T 14710-2009《医用电器环境要求及试验方法》</w:t>
            </w:r>
            <w:r>
              <w:rPr>
                <w:rFonts w:hint="eastAsia" w:ascii="Times New Roman" w:hAnsi="Times New Roman"/>
                <w:color w:val="auto"/>
                <w:sz w:val="21"/>
              </w:rPr>
              <w:t>的要求</w:t>
            </w:r>
            <w:r>
              <w:rPr>
                <w:rFonts w:hint="eastAsia"/>
                <w:color w:val="auto"/>
                <w:sz w:val="21"/>
                <w:lang w:val="en-US" w:eastAsia="zh-CN"/>
              </w:rPr>
              <w:t>进行系统设计和测试验证</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cs="宋体"/>
                <w:kern w:val="2"/>
                <w:sz w:val="21"/>
                <w:szCs w:val="24"/>
                <w:vertAlign w:val="baseline"/>
                <w:lang w:val="en-US" w:eastAsia="zh-CN" w:bidi="ar-SA"/>
              </w:rPr>
              <w:t>/</w:t>
            </w:r>
          </w:p>
        </w:tc>
      </w:tr>
    </w:tbl>
    <w:p>
      <w:pPr>
        <w:rPr>
          <w:rFonts w:hint="eastAsia" w:ascii="宋体" w:hAnsi="宋体" w:cs="宋体"/>
          <w:lang w:val="en-US" w:eastAsia="zh-CN"/>
        </w:rPr>
      </w:pPr>
      <w:r>
        <w:rPr>
          <w:rFonts w:hint="eastAsia" w:ascii="宋体" w:hAnsi="宋体" w:cs="宋体"/>
          <w:lang w:val="en-US" w:eastAsia="zh-CN"/>
        </w:rPr>
        <w:br w:type="page"/>
      </w:r>
    </w:p>
    <w:p>
      <w:pPr>
        <w:pStyle w:val="2"/>
        <w:bidi w:val="0"/>
        <w:rPr>
          <w:rFonts w:hint="eastAsia"/>
          <w:lang w:val="en-US" w:eastAsia="zh-CN"/>
        </w:rPr>
      </w:pPr>
      <w:bookmarkStart w:id="24" w:name="_Toc9018"/>
      <w:r>
        <w:rPr>
          <w:rFonts w:hint="eastAsia"/>
          <w:lang w:val="en-US" w:eastAsia="zh-CN"/>
        </w:rPr>
        <w:t>总体设计</w:t>
      </w:r>
      <w:bookmarkEnd w:id="20"/>
      <w:bookmarkEnd w:id="21"/>
      <w:bookmarkEnd w:id="24"/>
    </w:p>
    <w:p>
      <w:pPr>
        <w:bidi w:val="0"/>
        <w:rPr>
          <w:rFonts w:hint="eastAsia"/>
          <w:lang w:val="en-US" w:eastAsia="zh-CN"/>
        </w:rPr>
      </w:pPr>
      <w:bookmarkStart w:id="25" w:name="_Toc25028"/>
      <w:bookmarkStart w:id="26" w:name="_Toc3072"/>
      <w:r>
        <w:rPr>
          <w:rFonts w:hint="eastAsia"/>
          <w:lang w:val="en-US" w:eastAsia="zh-CN"/>
        </w:rPr>
        <w:t>MS-002系统在形态上可划分为导航台车01、执行台车02、操作台车03和工具包04。</w:t>
      </w:r>
    </w:p>
    <w:p>
      <w:pPr>
        <w:bidi w:val="0"/>
        <w:rPr>
          <w:rFonts w:hint="eastAsia"/>
          <w:lang w:val="en-US" w:eastAsia="zh-CN"/>
        </w:rPr>
      </w:pPr>
    </w:p>
    <w:p>
      <w:pPr>
        <w:bidi w:val="0"/>
        <w:rPr>
          <w:rFonts w:hint="eastAsia"/>
          <w:lang w:val="en-US" w:eastAsia="zh-CN"/>
        </w:rPr>
      </w:pPr>
      <w:r>
        <w:rPr>
          <w:rFonts w:hint="eastAsia" w:ascii="宋体" w:hAnsi="宋体" w:cs="宋体"/>
        </w:rPr>
        <w:object>
          <v:shape id="_x0000_i1025" o:spt="75" type="#_x0000_t75" style="height:215.95pt;width:405.1pt;" o:ole="t" filled="f" o:preferrelative="t" stroked="f" coordsize="21600,21600">
            <v:path/>
            <v:fill on="f" focussize="0,0"/>
            <v:stroke on="f" joinstyle="miter"/>
            <v:imagedata r:id="rId17" o:title=""/>
            <o:lock v:ext="edit" aspectratio="f"/>
            <w10:wrap type="none"/>
            <w10:anchorlock/>
          </v:shape>
          <o:OLEObject Type="Embed" ProgID="Visio.Drawing.15" ShapeID="_x0000_i1025" DrawAspect="Content" ObjectID="_1468075725" r:id="rId16">
            <o:LockedField>false</o:LockedField>
          </o:OLEObject>
        </w:object>
      </w:r>
    </w:p>
    <w:p>
      <w:pPr>
        <w:bidi w:val="0"/>
        <w:jc w:val="center"/>
        <w:rPr>
          <w:rFonts w:hint="eastAsia"/>
          <w:sz w:val="18"/>
          <w:szCs w:val="18"/>
          <w:lang w:val="en-US" w:eastAsia="zh-CN"/>
        </w:rPr>
      </w:pPr>
      <w:r>
        <w:rPr>
          <w:rFonts w:hint="eastAsia"/>
          <w:sz w:val="18"/>
          <w:szCs w:val="18"/>
          <w:lang w:val="en-US" w:eastAsia="zh-CN"/>
        </w:rPr>
        <w:t>图3-1 MS-002总体框图</w:t>
      </w:r>
    </w:p>
    <w:p>
      <w:pPr>
        <w:bidi w:val="0"/>
        <w:jc w:val="center"/>
        <w:rPr>
          <w:rFonts w:hint="eastAsia"/>
          <w:sz w:val="18"/>
          <w:szCs w:val="18"/>
          <w:lang w:val="en-US" w:eastAsia="zh-CN"/>
        </w:rPr>
      </w:pPr>
      <w:r>
        <w:drawing>
          <wp:inline distT="0" distB="0" distL="114300" distR="114300">
            <wp:extent cx="4775200" cy="2581275"/>
            <wp:effectExtent l="0" t="0" r="6350" b="9525"/>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pic:cNvPicPr>
                      <a:picLocks noChangeAspect="1"/>
                    </pic:cNvPicPr>
                  </pic:nvPicPr>
                  <pic:blipFill>
                    <a:blip r:embed="rId18"/>
                    <a:stretch>
                      <a:fillRect/>
                    </a:stretch>
                  </pic:blipFill>
                  <pic:spPr>
                    <a:xfrm>
                      <a:off x="0" y="0"/>
                      <a:ext cx="4775200" cy="2581275"/>
                    </a:xfrm>
                    <a:prstGeom prst="rect">
                      <a:avLst/>
                    </a:prstGeom>
                    <a:noFill/>
                    <a:ln>
                      <a:noFill/>
                    </a:ln>
                  </pic:spPr>
                </pic:pic>
              </a:graphicData>
            </a:graphic>
          </wp:inline>
        </w:drawing>
      </w:r>
    </w:p>
    <w:p>
      <w:pPr>
        <w:bidi w:val="0"/>
        <w:jc w:val="center"/>
        <w:rPr>
          <w:rFonts w:hint="eastAsia"/>
          <w:sz w:val="18"/>
          <w:szCs w:val="18"/>
          <w:lang w:val="en-US" w:eastAsia="zh-CN"/>
        </w:rPr>
      </w:pPr>
      <w:r>
        <w:rPr>
          <w:rFonts w:hint="eastAsia"/>
          <w:sz w:val="18"/>
          <w:szCs w:val="18"/>
          <w:lang w:val="en-US" w:eastAsia="zh-CN"/>
        </w:rPr>
        <w:t>图3-2 导航台车原理框图</w:t>
      </w:r>
    </w:p>
    <w:p>
      <w:pPr>
        <w:bidi w:val="0"/>
        <w:rPr>
          <w:rFonts w:hint="eastAsia"/>
          <w:lang w:val="en-US" w:eastAsia="zh-CN"/>
        </w:rPr>
      </w:pPr>
      <w:r>
        <w:drawing>
          <wp:inline distT="0" distB="0" distL="114300" distR="114300">
            <wp:extent cx="5156200" cy="2581275"/>
            <wp:effectExtent l="0" t="0" r="6350" b="9525"/>
            <wp:docPr id="1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pic:cNvPicPr>
                      <a:picLocks noChangeAspect="1"/>
                    </pic:cNvPicPr>
                  </pic:nvPicPr>
                  <pic:blipFill>
                    <a:blip r:embed="rId19"/>
                    <a:stretch>
                      <a:fillRect/>
                    </a:stretch>
                  </pic:blipFill>
                  <pic:spPr>
                    <a:xfrm>
                      <a:off x="0" y="0"/>
                      <a:ext cx="5156200" cy="2581275"/>
                    </a:xfrm>
                    <a:prstGeom prst="rect">
                      <a:avLst/>
                    </a:prstGeom>
                    <a:noFill/>
                    <a:ln>
                      <a:noFill/>
                    </a:ln>
                  </pic:spPr>
                </pic:pic>
              </a:graphicData>
            </a:graphic>
          </wp:inline>
        </w:drawing>
      </w:r>
    </w:p>
    <w:p>
      <w:pPr>
        <w:bidi w:val="0"/>
        <w:jc w:val="center"/>
        <w:rPr>
          <w:rFonts w:hint="eastAsia"/>
          <w:sz w:val="18"/>
          <w:szCs w:val="18"/>
          <w:lang w:val="en-US" w:eastAsia="zh-CN"/>
        </w:rPr>
      </w:pPr>
      <w:r>
        <w:rPr>
          <w:rFonts w:hint="eastAsia"/>
          <w:sz w:val="18"/>
          <w:szCs w:val="18"/>
          <w:lang w:val="en-US" w:eastAsia="zh-CN"/>
        </w:rPr>
        <w:t>图3-3 导航台车供电连接图</w:t>
      </w:r>
    </w:p>
    <w:p>
      <w:pPr>
        <w:bidi w:val="0"/>
        <w:jc w:val="center"/>
        <w:rPr>
          <w:rFonts w:hint="eastAsia"/>
          <w:sz w:val="18"/>
          <w:szCs w:val="18"/>
          <w:lang w:val="en-US" w:eastAsia="zh-CN"/>
        </w:rPr>
      </w:pPr>
    </w:p>
    <w:p>
      <w:pPr>
        <w:bidi w:val="0"/>
        <w:rPr>
          <w:rFonts w:hint="eastAsia"/>
          <w:lang w:val="en-US" w:eastAsia="zh-CN"/>
        </w:rPr>
      </w:pPr>
      <w:r>
        <w:rPr>
          <w:rFonts w:hint="eastAsia"/>
          <w:lang w:val="en-US" w:eastAsia="zh-CN"/>
        </w:rPr>
        <w:object>
          <v:shape id="_x0000_i1026" o:spt="75" type="#_x0000_t75" style="height:285.4pt;width:395.55pt;" o:ole="t" filled="f" o:preferrelative="t" stroked="f" coordsize="21600,21600">
            <v:path/>
            <v:fill on="f" focussize="0,0"/>
            <v:stroke on="f"/>
            <v:imagedata r:id="rId21" o:title=""/>
            <o:lock v:ext="edit" aspectratio="f"/>
            <w10:wrap type="none"/>
            <w10:anchorlock/>
          </v:shape>
          <o:OLEObject Type="Embed" ProgID="Visio.Drawing.15" ShapeID="_x0000_i1026" DrawAspect="Content" ObjectID="_1468075726" r:id="rId20">
            <o:LockedField>false</o:LockedField>
          </o:OLEObject>
        </w:object>
      </w:r>
    </w:p>
    <w:p>
      <w:pPr>
        <w:bidi w:val="0"/>
        <w:jc w:val="center"/>
        <w:rPr>
          <w:rFonts w:hint="eastAsia"/>
          <w:sz w:val="18"/>
          <w:szCs w:val="18"/>
          <w:lang w:val="en-US" w:eastAsia="zh-CN"/>
        </w:rPr>
      </w:pPr>
      <w:r>
        <w:rPr>
          <w:rFonts w:hint="eastAsia"/>
          <w:sz w:val="18"/>
          <w:szCs w:val="18"/>
          <w:lang w:val="en-US" w:eastAsia="zh-CN"/>
        </w:rPr>
        <w:t>图3-4 执行台车信号连接图</w:t>
      </w:r>
    </w:p>
    <w:p>
      <w:pPr>
        <w:bidi w:val="0"/>
        <w:rPr>
          <w:rFonts w:hint="eastAsia"/>
          <w:lang w:val="en-US" w:eastAsia="zh-CN"/>
        </w:rPr>
      </w:pPr>
      <w:r>
        <w:rPr>
          <w:rFonts w:hint="eastAsia"/>
          <w:lang w:val="en-US" w:eastAsia="zh-CN"/>
        </w:rPr>
        <w:object>
          <v:shape id="_x0000_i1027" o:spt="75" type="#_x0000_t75" style="height:287.05pt;width:380.05pt;" o:ole="t" filled="f" o:preferrelative="t" stroked="f" coordsize="21600,21600">
            <v:path/>
            <v:fill on="f" focussize="0,0"/>
            <v:stroke on="f"/>
            <v:imagedata r:id="rId23" o:title=""/>
            <o:lock v:ext="edit" aspectratio="f"/>
            <w10:wrap type="none"/>
            <w10:anchorlock/>
          </v:shape>
          <o:OLEObject Type="Embed" ProgID="Visio.Drawing.15" ShapeID="_x0000_i1027" DrawAspect="Content" ObjectID="_1468075727" r:id="rId22">
            <o:LockedField>false</o:LockedField>
          </o:OLEObject>
        </w:object>
      </w:r>
    </w:p>
    <w:p>
      <w:pPr>
        <w:bidi w:val="0"/>
        <w:jc w:val="center"/>
        <w:rPr>
          <w:rFonts w:hint="eastAsia"/>
          <w:sz w:val="18"/>
          <w:szCs w:val="18"/>
          <w:lang w:val="en-US" w:eastAsia="zh-CN"/>
        </w:rPr>
      </w:pPr>
      <w:r>
        <w:rPr>
          <w:rFonts w:hint="eastAsia"/>
          <w:sz w:val="18"/>
          <w:szCs w:val="18"/>
          <w:lang w:val="en-US" w:eastAsia="zh-CN"/>
        </w:rPr>
        <w:t>图3-5 执行台车供电连接图</w:t>
      </w:r>
    </w:p>
    <w:p>
      <w:pPr>
        <w:bidi w:val="0"/>
        <w:rPr>
          <w:rFonts w:hint="eastAsia"/>
          <w:lang w:val="en-US" w:eastAsia="zh-CN"/>
        </w:rPr>
      </w:pPr>
    </w:p>
    <w:p>
      <w:pPr>
        <w:bidi w:val="0"/>
        <w:jc w:val="center"/>
        <w:rPr>
          <w:rFonts w:hint="eastAsia"/>
          <w:lang w:val="en-US" w:eastAsia="zh-CN"/>
        </w:rPr>
      </w:pPr>
      <w:r>
        <w:object>
          <v:shape id="_x0000_i1028" o:spt="75" type="#_x0000_t75" style="height:196.65pt;width:263.85pt;" o:ole="t" filled="f" o:preferrelative="t" stroked="f" coordsize="21600,21600">
            <v:path/>
            <v:fill on="f" focussize="0,0"/>
            <v:stroke on="f" joinstyle="miter"/>
            <v:imagedata r:id="rId25" o:title=""/>
            <o:lock v:ext="edit" aspectratio="f"/>
            <w10:wrap type="none"/>
            <w10:anchorlock/>
          </v:shape>
          <o:OLEObject Type="Embed" ProgID="Visio.Drawing.15" ShapeID="_x0000_i1028" DrawAspect="Content" ObjectID="_1468075728" r:id="rId24">
            <o:LockedField>false</o:LockedField>
          </o:OLEObject>
        </w:object>
      </w:r>
    </w:p>
    <w:p>
      <w:pPr>
        <w:bidi w:val="0"/>
        <w:jc w:val="center"/>
        <w:rPr>
          <w:rFonts w:hint="eastAsia"/>
          <w:sz w:val="18"/>
          <w:szCs w:val="18"/>
          <w:lang w:val="en-US" w:eastAsia="zh-CN"/>
        </w:rPr>
      </w:pPr>
      <w:r>
        <w:rPr>
          <w:rFonts w:hint="eastAsia"/>
          <w:sz w:val="18"/>
          <w:szCs w:val="18"/>
          <w:lang w:val="en-US" w:eastAsia="zh-CN"/>
        </w:rPr>
        <w:t>图3-6 操作台车原理框图功能需求设计</w:t>
      </w:r>
    </w:p>
    <w:p>
      <w:pPr>
        <w:bidi w:val="0"/>
        <w:jc w:val="center"/>
        <w:rPr>
          <w:rFonts w:hint="eastAsia"/>
          <w:sz w:val="18"/>
          <w:szCs w:val="18"/>
          <w:lang w:val="en-US" w:eastAsia="zh-CN"/>
        </w:rPr>
      </w:pPr>
    </w:p>
    <w:p>
      <w:pPr>
        <w:rPr>
          <w:rFonts w:hint="eastAsia"/>
          <w:sz w:val="18"/>
          <w:szCs w:val="18"/>
          <w:lang w:val="en-US" w:eastAsia="zh-CN"/>
        </w:rPr>
      </w:pPr>
      <w:r>
        <w:rPr>
          <w:rFonts w:hint="eastAsia"/>
          <w:sz w:val="18"/>
          <w:szCs w:val="18"/>
          <w:lang w:val="en-US" w:eastAsia="zh-CN"/>
        </w:rPr>
        <w:br w:type="page"/>
      </w:r>
    </w:p>
    <w:p>
      <w:pPr>
        <w:pStyle w:val="3"/>
        <w:bidi w:val="0"/>
        <w:rPr>
          <w:rFonts w:hint="default"/>
          <w:lang w:val="en-US" w:eastAsia="zh-CN"/>
        </w:rPr>
      </w:pPr>
      <w:bookmarkStart w:id="27" w:name="_Toc30605"/>
      <w:r>
        <w:rPr>
          <w:rFonts w:hint="eastAsia"/>
          <w:lang w:val="en-US" w:eastAsia="zh-CN"/>
        </w:rPr>
        <w:t>台车控制板</w:t>
      </w:r>
      <w:bookmarkEnd w:id="27"/>
    </w:p>
    <w:p>
      <w:pPr>
        <w:bidi w:val="0"/>
        <w:jc w:val="center"/>
      </w:pPr>
      <w:r>
        <w:drawing>
          <wp:inline distT="0" distB="0" distL="114300" distR="114300">
            <wp:extent cx="4785360" cy="2791460"/>
            <wp:effectExtent l="0" t="0" r="15240" b="889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pic:cNvPicPr>
                      <a:picLocks noChangeAspect="1"/>
                    </pic:cNvPicPr>
                  </pic:nvPicPr>
                  <pic:blipFill>
                    <a:blip r:embed="rId26"/>
                    <a:stretch>
                      <a:fillRect/>
                    </a:stretch>
                  </pic:blipFill>
                  <pic:spPr>
                    <a:xfrm>
                      <a:off x="0" y="0"/>
                      <a:ext cx="4785360" cy="2791460"/>
                    </a:xfrm>
                    <a:prstGeom prst="rect">
                      <a:avLst/>
                    </a:prstGeom>
                    <a:noFill/>
                    <a:ln>
                      <a:noFill/>
                    </a:ln>
                  </pic:spPr>
                </pic:pic>
              </a:graphicData>
            </a:graphic>
          </wp:inline>
        </w:drawing>
      </w:r>
    </w:p>
    <w:p>
      <w:pPr>
        <w:jc w:val="center"/>
        <w:rPr>
          <w:rFonts w:hint="eastAsia" w:ascii="宋体" w:hAnsi="宋体" w:cs="宋体"/>
          <w:sz w:val="18"/>
          <w:szCs w:val="18"/>
          <w:lang w:val="en-US" w:eastAsia="zh-CN"/>
        </w:rPr>
      </w:pPr>
      <w:r>
        <w:rPr>
          <w:rFonts w:hint="eastAsia" w:ascii="宋体" w:hAnsi="宋体" w:cs="宋体"/>
          <w:sz w:val="18"/>
          <w:szCs w:val="18"/>
          <w:lang w:val="en-US" w:eastAsia="zh-CN"/>
        </w:rPr>
        <w:t>图3.1-1 台车控制板功能框图</w:t>
      </w:r>
    </w:p>
    <w:p>
      <w:pPr>
        <w:jc w:val="center"/>
        <w:rPr>
          <w:rFonts w:hint="eastAsia" w:ascii="宋体" w:hAnsi="宋体" w:cs="宋体"/>
          <w:sz w:val="18"/>
          <w:szCs w:val="18"/>
          <w:lang w:val="en-US" w:eastAsia="zh-CN"/>
        </w:rPr>
      </w:pPr>
    </w:p>
    <w:p>
      <w:pPr>
        <w:jc w:val="center"/>
        <w:rPr>
          <w:rFonts w:hint="eastAsia" w:ascii="宋体" w:hAnsi="宋体" w:cs="宋体"/>
          <w:b w:val="0"/>
          <w:bCs/>
          <w:sz w:val="18"/>
          <w:szCs w:val="18"/>
          <w:lang w:val="en-US" w:eastAsia="zh-CN"/>
        </w:rPr>
      </w:pPr>
      <w:r>
        <w:rPr>
          <w:rFonts w:hint="eastAsia" w:ascii="宋体" w:hAnsi="宋体" w:cs="宋体"/>
          <w:b w:val="0"/>
          <w:bCs/>
          <w:sz w:val="18"/>
          <w:szCs w:val="18"/>
          <w:lang w:val="en-US" w:eastAsia="zh-CN"/>
        </w:rPr>
        <w:t>表3.1-1 台车控制板功能模块说明</w:t>
      </w:r>
    </w:p>
    <w:tbl>
      <w:tblPr>
        <w:tblStyle w:val="20"/>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
        <w:gridCol w:w="2870"/>
        <w:gridCol w:w="4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2870" w:type="dxa"/>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cs="宋体"/>
                <w:vertAlign w:val="baseline"/>
                <w:lang w:val="en-US" w:eastAsia="zh-CN"/>
              </w:rPr>
              <w:t>功能</w:t>
            </w:r>
            <w:r>
              <w:rPr>
                <w:rFonts w:hint="eastAsia" w:ascii="宋体" w:hAnsi="宋体" w:eastAsia="宋体" w:cs="宋体"/>
                <w:vertAlign w:val="baseline"/>
                <w:lang w:val="en-US" w:eastAsia="zh-CN"/>
              </w:rPr>
              <w:t>模块名称</w:t>
            </w:r>
          </w:p>
        </w:tc>
        <w:tc>
          <w:tcPr>
            <w:tcW w:w="4922" w:type="dxa"/>
            <w:vAlign w:val="top"/>
          </w:tcPr>
          <w:p>
            <w:pPr>
              <w:pageBreakBefore w:val="0"/>
              <w:kinsoku/>
              <w:wordWrap/>
              <w:overflowPunct/>
              <w:topLinePunct w:val="0"/>
              <w:autoSpaceDE/>
              <w:autoSpaceDN/>
              <w:bidi w:val="0"/>
              <w:adjustRightInd/>
              <w:spacing w:line="360" w:lineRule="auto"/>
              <w:jc w:val="center"/>
              <w:textAlignment w:val="auto"/>
              <w:rPr>
                <w:rFonts w:hint="default"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功能</w:t>
            </w:r>
            <w:r>
              <w:rPr>
                <w:rFonts w:hint="eastAsia" w:ascii="宋体" w:hAnsi="宋体" w:cs="宋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2870"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按键模块</w:t>
            </w:r>
          </w:p>
        </w:tc>
        <w:tc>
          <w:tcPr>
            <w:tcW w:w="4922" w:type="dxa"/>
            <w:vAlign w:val="top"/>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系统开机按钮（包含指示灯）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2870"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UR机械臂</w:t>
            </w:r>
            <w:r>
              <w:rPr>
                <w:rFonts w:hint="eastAsia" w:ascii="宋体" w:hAnsi="宋体" w:cs="宋体"/>
                <w:vertAlign w:val="baseline"/>
                <w:lang w:val="en-US" w:eastAsia="zh-CN"/>
              </w:rPr>
              <w:t>反馈及</w:t>
            </w:r>
            <w:r>
              <w:rPr>
                <w:rFonts w:hint="eastAsia" w:ascii="宋体" w:hAnsi="宋体" w:eastAsia="宋体" w:cs="宋体"/>
                <w:vertAlign w:val="baseline"/>
                <w:lang w:val="en-US" w:eastAsia="zh-CN"/>
              </w:rPr>
              <w:t>上下电</w:t>
            </w:r>
            <w:r>
              <w:rPr>
                <w:rFonts w:hint="eastAsia" w:ascii="宋体" w:hAnsi="宋体" w:cs="宋体"/>
                <w:vertAlign w:val="baseline"/>
                <w:lang w:val="en-US" w:eastAsia="zh-CN"/>
              </w:rPr>
              <w:t>模块</w:t>
            </w:r>
          </w:p>
        </w:tc>
        <w:tc>
          <w:tcPr>
            <w:tcW w:w="4922" w:type="dxa"/>
            <w:vAlign w:val="top"/>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检测UR机械臂工作状态，</w:t>
            </w:r>
            <w:r>
              <w:rPr>
                <w:rFonts w:hint="eastAsia" w:ascii="宋体" w:hAnsi="宋体" w:eastAsia="宋体" w:cs="宋体"/>
                <w:vertAlign w:val="baseline"/>
                <w:lang w:val="en-US" w:eastAsia="zh-CN"/>
              </w:rPr>
              <w:t>控制机械臂</w:t>
            </w:r>
            <w:r>
              <w:rPr>
                <w:rFonts w:hint="eastAsia" w:ascii="宋体" w:hAnsi="宋体" w:cs="宋体"/>
                <w:vertAlign w:val="baseline"/>
                <w:lang w:val="en-US" w:eastAsia="zh-CN"/>
              </w:rPr>
              <w:t>开关机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w:t>
            </w:r>
          </w:p>
        </w:tc>
        <w:tc>
          <w:tcPr>
            <w:tcW w:w="2870"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cs="宋体"/>
                <w:vertAlign w:val="baseline"/>
                <w:lang w:val="en-US" w:eastAsia="zh-CN"/>
              </w:rPr>
              <w:t>工作站</w:t>
            </w:r>
            <w:r>
              <w:rPr>
                <w:rFonts w:hint="eastAsia" w:ascii="宋体" w:hAnsi="宋体" w:cs="宋体"/>
                <w:vertAlign w:val="baseline"/>
                <w:lang w:val="en-US" w:eastAsia="zh-CN"/>
              </w:rPr>
              <w:t>工作状态检测模块</w:t>
            </w:r>
          </w:p>
        </w:tc>
        <w:tc>
          <w:tcPr>
            <w:tcW w:w="4922" w:type="dxa"/>
            <w:vAlign w:val="top"/>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检测</w:t>
            </w:r>
            <w:r>
              <w:rPr>
                <w:rFonts w:hint="eastAsia" w:cs="宋体"/>
                <w:vertAlign w:val="baseline"/>
                <w:lang w:val="en-US" w:eastAsia="zh-CN"/>
              </w:rPr>
              <w:t>工作站</w:t>
            </w:r>
            <w:r>
              <w:rPr>
                <w:rFonts w:hint="eastAsia" w:ascii="宋体" w:hAnsi="宋体" w:cs="宋体"/>
                <w:vertAlign w:val="baseline"/>
                <w:lang w:val="en-US" w:eastAsia="zh-CN"/>
              </w:rPr>
              <w:t>工作状态，确定UPS关机模式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cs="宋体"/>
                <w:vertAlign w:val="baseline"/>
                <w:lang w:val="en-US" w:eastAsia="zh-CN"/>
              </w:rPr>
              <w:t>4</w:t>
            </w:r>
          </w:p>
        </w:tc>
        <w:tc>
          <w:tcPr>
            <w:tcW w:w="2870"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串口通信</w:t>
            </w:r>
            <w:r>
              <w:rPr>
                <w:rFonts w:hint="eastAsia" w:ascii="宋体" w:hAnsi="宋体" w:cs="宋体"/>
                <w:vertAlign w:val="baseline"/>
                <w:lang w:val="en-US" w:eastAsia="zh-CN"/>
              </w:rPr>
              <w:t>模块</w:t>
            </w:r>
          </w:p>
        </w:tc>
        <w:tc>
          <w:tcPr>
            <w:tcW w:w="4922" w:type="dxa"/>
            <w:vAlign w:val="top"/>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获取UPS状态，控制UPS关机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cs="宋体"/>
                <w:vertAlign w:val="baseline"/>
                <w:lang w:val="en-US" w:eastAsia="zh-CN"/>
              </w:rPr>
              <w:t>5</w:t>
            </w:r>
          </w:p>
        </w:tc>
        <w:tc>
          <w:tcPr>
            <w:tcW w:w="2870"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灯光模块</w:t>
            </w:r>
          </w:p>
        </w:tc>
        <w:tc>
          <w:tcPr>
            <w:tcW w:w="4922" w:type="dxa"/>
            <w:vAlign w:val="top"/>
          </w:tcPr>
          <w:p>
            <w:pPr>
              <w:pageBreakBefore w:val="0"/>
              <w:kinsoku/>
              <w:wordWrap/>
              <w:overflowPunct/>
              <w:topLinePunct w:val="0"/>
              <w:autoSpaceDE/>
              <w:autoSpaceDN/>
              <w:bidi w:val="0"/>
              <w:adjustRightInd/>
              <w:spacing w:line="36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正常供电点亮蓝灯，UPS供电点亮黄灯</w:t>
            </w:r>
          </w:p>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UPS电池充电时点亮充电指示灯</w:t>
            </w:r>
          </w:p>
        </w:tc>
      </w:tr>
    </w:tbl>
    <w:p>
      <w:pPr>
        <w:pStyle w:val="3"/>
        <w:bidi w:val="0"/>
        <w:rPr>
          <w:rFonts w:hint="default"/>
          <w:lang w:val="en-US" w:eastAsia="zh-CN"/>
        </w:rPr>
      </w:pPr>
      <w:bookmarkStart w:id="28" w:name="_Toc19808"/>
      <w:r>
        <w:rPr>
          <w:rFonts w:hint="eastAsia"/>
          <w:lang w:val="en-US" w:eastAsia="zh-CN"/>
        </w:rPr>
        <w:t>升降控制板</w:t>
      </w:r>
      <w:bookmarkEnd w:id="28"/>
    </w:p>
    <w:p>
      <w:pPr>
        <w:keepNext/>
        <w:keepLines/>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宋体" w:hAnsi="宋体" w:cs="宋体"/>
          <w:sz w:val="18"/>
          <w:szCs w:val="18"/>
          <w:lang w:val="en-US" w:eastAsia="zh-CN"/>
        </w:rPr>
      </w:pPr>
      <w:r>
        <w:rPr>
          <w:rFonts w:cs="宋体"/>
          <w:sz w:val="24"/>
        </w:rPr>
        <w:object>
          <v:shape id="_x0000_i1029" o:spt="75" type="#_x0000_t75" style="height:213pt;width:426.35pt;" o:ole="t" filled="f" o:preferrelative="t" stroked="f" coordsize="21600,21600">
            <v:path/>
            <v:fill on="f" focussize="0,0"/>
            <v:stroke on="f"/>
            <v:imagedata r:id="rId28" o:title=""/>
            <o:lock v:ext="edit" aspectratio="f"/>
            <w10:wrap type="none"/>
            <w10:anchorlock/>
          </v:shape>
          <o:OLEObject Type="Embed" ProgID="Visio.Drawing.15" ShapeID="_x0000_i1029" DrawAspect="Content" ObjectID="_1468075729" r:id="rId27">
            <o:LockedField>false</o:LockedField>
          </o:OLEObject>
        </w:object>
      </w:r>
      <w:r>
        <w:rPr>
          <w:rFonts w:hint="eastAsia" w:ascii="宋体" w:hAnsi="宋体" w:cs="宋体"/>
          <w:sz w:val="18"/>
          <w:szCs w:val="18"/>
          <w:lang w:val="en-US" w:eastAsia="zh-CN"/>
        </w:rPr>
        <w:t>图 3.2-1 升降控制板系统框图</w:t>
      </w:r>
    </w:p>
    <w:p>
      <w:pPr>
        <w:jc w:val="center"/>
        <w:rPr>
          <w:rFonts w:hint="eastAsia" w:ascii="宋体" w:hAnsi="宋体" w:cs="宋体"/>
          <w:sz w:val="18"/>
          <w:szCs w:val="18"/>
          <w:lang w:val="en-US" w:eastAsia="zh-CN"/>
        </w:rPr>
      </w:pPr>
      <w:r>
        <w:rPr>
          <w:rFonts w:hint="eastAsia" w:ascii="宋体" w:hAnsi="宋体" w:cs="宋体"/>
          <w:b w:val="0"/>
          <w:bCs/>
          <w:sz w:val="18"/>
          <w:szCs w:val="18"/>
          <w:lang w:val="en-US" w:eastAsia="zh-CN"/>
        </w:rPr>
        <w:t>表3.2-1 升降控制板功能模块说明</w:t>
      </w:r>
    </w:p>
    <w:tbl>
      <w:tblPr>
        <w:tblStyle w:val="20"/>
        <w:tblpPr w:leftFromText="180" w:rightFromText="180" w:vertAnchor="text" w:horzAnchor="page" w:tblpX="1798" w:tblpY="45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8"/>
        <w:gridCol w:w="3158"/>
        <w:gridCol w:w="4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3158" w:type="dxa"/>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电路（模块）名称</w:t>
            </w:r>
          </w:p>
        </w:tc>
        <w:tc>
          <w:tcPr>
            <w:tcW w:w="4566" w:type="dxa"/>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电路功能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3158"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电源电路</w:t>
            </w:r>
          </w:p>
        </w:tc>
        <w:tc>
          <w:tcPr>
            <w:tcW w:w="4566" w:type="dxa"/>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为各个模块进行供电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3158"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lang w:val="en-US" w:eastAsia="zh-CN"/>
              </w:rPr>
            </w:pPr>
            <w:r>
              <w:rPr>
                <w:rFonts w:hint="eastAsia" w:ascii="宋体" w:hAnsi="宋体" w:cs="宋体"/>
                <w:vertAlign w:val="baseline"/>
                <w:lang w:val="en-US" w:eastAsia="zh-CN"/>
              </w:rPr>
              <w:t>加速度传感器</w:t>
            </w:r>
            <w:r>
              <w:rPr>
                <w:rFonts w:hint="eastAsia" w:ascii="宋体" w:hAnsi="宋体" w:eastAsia="宋体" w:cs="宋体"/>
                <w:vertAlign w:val="baseline"/>
                <w:lang w:val="en-US" w:eastAsia="zh-CN"/>
              </w:rPr>
              <w:t>电路</w:t>
            </w:r>
          </w:p>
        </w:tc>
        <w:tc>
          <w:tcPr>
            <w:tcW w:w="4566" w:type="dxa"/>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检测台车是否水平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vAlign w:val="center"/>
          </w:tcPr>
          <w:p>
            <w:pPr>
              <w:pageBreakBefore w:val="0"/>
              <w:kinsoku/>
              <w:wordWrap/>
              <w:overflowPunct/>
              <w:topLinePunct w:val="0"/>
              <w:autoSpaceDE/>
              <w:autoSpaceDN/>
              <w:bidi w:val="0"/>
              <w:adjustRightIn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3</w:t>
            </w:r>
          </w:p>
        </w:tc>
        <w:tc>
          <w:tcPr>
            <w:tcW w:w="3158"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cs="宋体"/>
                <w:vertAlign w:val="baseline"/>
                <w:lang w:val="en-US" w:eastAsia="zh-CN"/>
              </w:rPr>
            </w:pPr>
            <w:r>
              <w:rPr>
                <w:rFonts w:hint="eastAsia" w:cs="宋体"/>
                <w:vertAlign w:val="baseline"/>
                <w:lang w:val="en-US" w:eastAsia="zh-CN"/>
              </w:rPr>
              <w:t>与工作站通信电路</w:t>
            </w:r>
          </w:p>
        </w:tc>
        <w:tc>
          <w:tcPr>
            <w:tcW w:w="4566" w:type="dxa"/>
          </w:tcPr>
          <w:p>
            <w:pPr>
              <w:pageBreakBefore w:val="0"/>
              <w:kinsoku/>
              <w:wordWrap/>
              <w:overflowPunct/>
              <w:topLinePunct w:val="0"/>
              <w:autoSpaceDE/>
              <w:autoSpaceDN/>
              <w:bidi w:val="0"/>
              <w:adjustRightInd/>
              <w:spacing w:line="360" w:lineRule="auto"/>
              <w:jc w:val="both"/>
              <w:textAlignment w:val="auto"/>
              <w:rPr>
                <w:rFonts w:hint="default" w:ascii="宋体" w:hAnsi="宋体" w:cs="宋体"/>
                <w:vertAlign w:val="baseline"/>
                <w:lang w:val="en-US" w:eastAsia="zh-CN"/>
              </w:rPr>
            </w:pPr>
            <w:r>
              <w:rPr>
                <w:rFonts w:hint="eastAsia" w:cs="宋体"/>
                <w:vertAlign w:val="baseline"/>
                <w:lang w:val="en-US" w:eastAsia="zh-CN"/>
              </w:rPr>
              <w:t>为串口转</w:t>
            </w:r>
            <w:r>
              <w:rPr>
                <w:rFonts w:hint="eastAsia" w:ascii="宋体" w:hAnsi="宋体" w:cs="宋体"/>
                <w:vertAlign w:val="baseline"/>
                <w:lang w:val="en-US" w:eastAsia="zh-CN"/>
              </w:rPr>
              <w:t>USB电路</w:t>
            </w:r>
            <w:r>
              <w:rPr>
                <w:rFonts w:hint="eastAsia" w:cs="宋体"/>
                <w:vertAlign w:val="baseline"/>
                <w:lang w:val="en-US" w:eastAsia="zh-CN"/>
              </w:rPr>
              <w:t>，更新程序使用，预留与上位机系统通信功能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vAlign w:val="center"/>
          </w:tcPr>
          <w:p>
            <w:pPr>
              <w:pageBreakBefore w:val="0"/>
              <w:kinsoku/>
              <w:wordWrap/>
              <w:overflowPunct/>
              <w:topLinePunct w:val="0"/>
              <w:autoSpaceDE/>
              <w:autoSpaceDN/>
              <w:bidi w:val="0"/>
              <w:adjustRightIn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4</w:t>
            </w:r>
          </w:p>
        </w:tc>
        <w:tc>
          <w:tcPr>
            <w:tcW w:w="3158"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lang w:val="en-US" w:eastAsia="zh-CN"/>
              </w:rPr>
            </w:pPr>
            <w:r>
              <w:rPr>
                <w:rFonts w:hint="eastAsia" w:ascii="宋体" w:hAnsi="宋体" w:cs="宋体"/>
                <w:vertAlign w:val="baseline"/>
                <w:lang w:val="en-US" w:eastAsia="zh-CN"/>
              </w:rPr>
              <w:t>按键输入检测电路</w:t>
            </w:r>
          </w:p>
        </w:tc>
        <w:tc>
          <w:tcPr>
            <w:tcW w:w="4566" w:type="dxa"/>
            <w:vAlign w:val="top"/>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检测按键控制以台车立柱升降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vAlign w:val="center"/>
          </w:tcPr>
          <w:p>
            <w:pPr>
              <w:pageBreakBefore w:val="0"/>
              <w:kinsoku/>
              <w:wordWrap/>
              <w:overflowPunct/>
              <w:topLinePunct w:val="0"/>
              <w:autoSpaceDE/>
              <w:autoSpaceDN/>
              <w:bidi w:val="0"/>
              <w:adjustRightIn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5</w:t>
            </w:r>
          </w:p>
        </w:tc>
        <w:tc>
          <w:tcPr>
            <w:tcW w:w="3158"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立柱驱动</w:t>
            </w:r>
            <w:r>
              <w:rPr>
                <w:rFonts w:hint="eastAsia" w:ascii="宋体" w:hAnsi="宋体" w:eastAsia="宋体" w:cs="宋体"/>
                <w:vertAlign w:val="baseline"/>
                <w:lang w:val="en-US" w:eastAsia="zh-CN"/>
              </w:rPr>
              <w:t>电路</w:t>
            </w:r>
          </w:p>
        </w:tc>
        <w:tc>
          <w:tcPr>
            <w:tcW w:w="4566" w:type="dxa"/>
            <w:vAlign w:val="top"/>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台车立柱</w:t>
            </w:r>
            <w:r>
              <w:rPr>
                <w:rFonts w:hint="eastAsia" w:ascii="宋体" w:hAnsi="宋体" w:cs="宋体"/>
                <w:vertAlign w:val="baseline"/>
                <w:lang w:val="en-US" w:eastAsia="zh-CN"/>
              </w:rPr>
              <w:t>电源输出控制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vAlign w:val="center"/>
          </w:tcPr>
          <w:p>
            <w:pPr>
              <w:pageBreakBefore w:val="0"/>
              <w:kinsoku/>
              <w:wordWrap/>
              <w:overflowPunct/>
              <w:topLinePunct w:val="0"/>
              <w:autoSpaceDE/>
              <w:autoSpaceDN/>
              <w:bidi w:val="0"/>
              <w:adjustRightIn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6</w:t>
            </w:r>
          </w:p>
        </w:tc>
        <w:tc>
          <w:tcPr>
            <w:tcW w:w="3158"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电流传感器电路</w:t>
            </w:r>
          </w:p>
        </w:tc>
        <w:tc>
          <w:tcPr>
            <w:tcW w:w="4566" w:type="dxa"/>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检测对应立柱驱动电路的电流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vAlign w:val="center"/>
          </w:tcPr>
          <w:p>
            <w:pPr>
              <w:pageBreakBefore w:val="0"/>
              <w:kinsoku/>
              <w:wordWrap/>
              <w:overflowPunct/>
              <w:topLinePunct w:val="0"/>
              <w:autoSpaceDE/>
              <w:autoSpaceDN/>
              <w:bidi w:val="0"/>
              <w:adjustRightInd/>
              <w:spacing w:line="360" w:lineRule="auto"/>
              <w:jc w:val="center"/>
              <w:textAlignment w:val="auto"/>
              <w:rPr>
                <w:rFonts w:hint="default" w:ascii="宋体" w:hAnsi="宋体" w:cs="宋体"/>
                <w:vertAlign w:val="baseline"/>
                <w:lang w:val="en-US" w:eastAsia="zh-CN"/>
              </w:rPr>
            </w:pPr>
            <w:r>
              <w:rPr>
                <w:rFonts w:hint="eastAsia" w:cs="宋体"/>
                <w:vertAlign w:val="baseline"/>
                <w:lang w:val="en-US" w:eastAsia="zh-CN"/>
              </w:rPr>
              <w:t>7</w:t>
            </w:r>
          </w:p>
        </w:tc>
        <w:tc>
          <w:tcPr>
            <w:tcW w:w="3158"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cs="宋体"/>
                <w:vertAlign w:val="baseline"/>
                <w:lang w:val="en-US" w:eastAsia="zh-CN"/>
              </w:rPr>
            </w:pPr>
            <w:r>
              <w:rPr>
                <w:rFonts w:hint="eastAsia" w:cs="宋体"/>
                <w:vertAlign w:val="baseline"/>
                <w:lang w:val="en-US" w:eastAsia="zh-CN"/>
              </w:rPr>
              <w:t>脉冲反馈电路</w:t>
            </w:r>
          </w:p>
        </w:tc>
        <w:tc>
          <w:tcPr>
            <w:tcW w:w="4566" w:type="dxa"/>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cs="宋体"/>
                <w:vertAlign w:val="baseline"/>
                <w:lang w:val="en-US" w:eastAsia="zh-CN"/>
              </w:rPr>
              <w:t>检测对应立柱升降动作高度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vAlign w:val="center"/>
          </w:tcPr>
          <w:p>
            <w:pPr>
              <w:pageBreakBefore w:val="0"/>
              <w:kinsoku/>
              <w:wordWrap/>
              <w:overflowPunct/>
              <w:topLinePunct w:val="0"/>
              <w:autoSpaceDE/>
              <w:autoSpaceDN/>
              <w:bidi w:val="0"/>
              <w:adjustRightInd/>
              <w:spacing w:line="360" w:lineRule="auto"/>
              <w:jc w:val="center"/>
              <w:textAlignment w:val="auto"/>
              <w:rPr>
                <w:rFonts w:hint="default" w:ascii="宋体" w:hAnsi="宋体" w:cs="宋体"/>
                <w:vertAlign w:val="baseline"/>
                <w:lang w:val="en-US" w:eastAsia="zh-CN"/>
              </w:rPr>
            </w:pPr>
            <w:r>
              <w:rPr>
                <w:rFonts w:hint="eastAsia" w:cs="宋体"/>
                <w:vertAlign w:val="baseline"/>
                <w:lang w:val="en-US" w:eastAsia="zh-CN"/>
              </w:rPr>
              <w:t>8</w:t>
            </w:r>
          </w:p>
        </w:tc>
        <w:tc>
          <w:tcPr>
            <w:tcW w:w="3158"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cs="宋体"/>
                <w:vertAlign w:val="baseline"/>
                <w:lang w:val="en-US" w:eastAsia="zh-CN"/>
              </w:rPr>
            </w:pPr>
            <w:r>
              <w:rPr>
                <w:rFonts w:hint="eastAsia" w:cs="宋体"/>
                <w:vertAlign w:val="baseline"/>
                <w:lang w:val="en-US" w:eastAsia="zh-CN"/>
              </w:rPr>
              <w:t>数字量运动信号输出电路</w:t>
            </w:r>
          </w:p>
        </w:tc>
        <w:tc>
          <w:tcPr>
            <w:tcW w:w="4566" w:type="dxa"/>
          </w:tcPr>
          <w:p>
            <w:pPr>
              <w:pageBreakBefore w:val="0"/>
              <w:kinsoku/>
              <w:wordWrap/>
              <w:overflowPunct/>
              <w:topLinePunct w:val="0"/>
              <w:autoSpaceDE/>
              <w:autoSpaceDN/>
              <w:bidi w:val="0"/>
              <w:adjustRightInd/>
              <w:spacing w:line="360" w:lineRule="auto"/>
              <w:jc w:val="both"/>
              <w:textAlignment w:val="auto"/>
              <w:rPr>
                <w:rFonts w:hint="default" w:ascii="宋体" w:hAnsi="宋体" w:cs="宋体"/>
                <w:vertAlign w:val="baseline"/>
                <w:lang w:val="en-US" w:eastAsia="zh-CN"/>
              </w:rPr>
            </w:pPr>
            <w:r>
              <w:rPr>
                <w:rFonts w:hint="eastAsia" w:ascii="Times New Roman" w:hAnsi="Times New Roman" w:cs="Times New Roman"/>
                <w:color w:val="auto"/>
                <w:kern w:val="2"/>
                <w:sz w:val="21"/>
                <w:szCs w:val="24"/>
                <w:highlight w:val="none"/>
                <w:vertAlign w:val="baseline"/>
                <w:lang w:val="en-US" w:eastAsia="zh-CN" w:bidi="ar-SA"/>
              </w:rPr>
              <w:t>台车升降时，机械臂不可运动或拖动。</w:t>
            </w:r>
            <w:r>
              <w:rPr>
                <w:rFonts w:hint="eastAsia" w:cs="宋体"/>
                <w:vertAlign w:val="baseline"/>
                <w:lang w:val="en-US" w:eastAsia="zh-CN"/>
              </w:rPr>
              <w:t>数字量运动信号输出电路输出信号给机械臂。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vAlign w:val="center"/>
          </w:tcPr>
          <w:p>
            <w:pPr>
              <w:pageBreakBefore w:val="0"/>
              <w:kinsoku/>
              <w:wordWrap/>
              <w:overflowPunct/>
              <w:topLinePunct w:val="0"/>
              <w:autoSpaceDE/>
              <w:autoSpaceDN/>
              <w:bidi w:val="0"/>
              <w:adjustRightInd/>
              <w:spacing w:line="360" w:lineRule="auto"/>
              <w:jc w:val="center"/>
              <w:textAlignment w:val="auto"/>
              <w:rPr>
                <w:rFonts w:hint="default" w:ascii="宋体" w:hAnsi="宋体" w:cs="宋体"/>
                <w:vertAlign w:val="baseline"/>
                <w:lang w:val="en-US" w:eastAsia="zh-CN"/>
              </w:rPr>
            </w:pPr>
            <w:r>
              <w:rPr>
                <w:rFonts w:hint="eastAsia" w:cs="宋体"/>
                <w:vertAlign w:val="baseline"/>
                <w:lang w:val="en-US" w:eastAsia="zh-CN"/>
              </w:rPr>
              <w:t>9</w:t>
            </w:r>
          </w:p>
        </w:tc>
        <w:tc>
          <w:tcPr>
            <w:tcW w:w="3158" w:type="dxa"/>
            <w:vAlign w:val="center"/>
          </w:tcPr>
          <w:p>
            <w:pPr>
              <w:pageBreakBefore w:val="0"/>
              <w:kinsoku/>
              <w:wordWrap/>
              <w:overflowPunct/>
              <w:topLinePunct w:val="0"/>
              <w:autoSpaceDE/>
              <w:autoSpaceDN/>
              <w:bidi w:val="0"/>
              <w:adjustRightInd/>
              <w:spacing w:line="360" w:lineRule="auto"/>
              <w:jc w:val="both"/>
              <w:textAlignment w:val="auto"/>
              <w:rPr>
                <w:rFonts w:hint="default" w:cs="宋体"/>
                <w:vertAlign w:val="baseline"/>
                <w:lang w:val="en-US" w:eastAsia="zh-CN"/>
              </w:rPr>
            </w:pPr>
            <w:r>
              <w:rPr>
                <w:rFonts w:hint="eastAsia" w:cs="宋体"/>
                <w:vertAlign w:val="baseline"/>
                <w:lang w:val="en-US" w:eastAsia="zh-CN"/>
              </w:rPr>
              <w:t>数字量运动信号输入电路</w:t>
            </w:r>
          </w:p>
        </w:tc>
        <w:tc>
          <w:tcPr>
            <w:tcW w:w="4566" w:type="dxa"/>
          </w:tcPr>
          <w:p>
            <w:pPr>
              <w:pageBreakBefore w:val="0"/>
              <w:kinsoku/>
              <w:wordWrap/>
              <w:overflowPunct/>
              <w:topLinePunct w:val="0"/>
              <w:autoSpaceDE/>
              <w:autoSpaceDN/>
              <w:bidi w:val="0"/>
              <w:adjustRightInd/>
              <w:spacing w:line="360" w:lineRule="auto"/>
              <w:jc w:val="both"/>
              <w:textAlignment w:val="auto"/>
              <w:rPr>
                <w:rFonts w:hint="eastAsia" w:ascii="宋体" w:hAnsi="宋体" w:cs="宋体"/>
                <w:vertAlign w:val="baseline"/>
                <w:lang w:val="en-US" w:eastAsia="zh-CN"/>
              </w:rPr>
            </w:pPr>
            <w:r>
              <w:rPr>
                <w:rFonts w:hint="eastAsia" w:ascii="Times New Roman" w:hAnsi="Times New Roman" w:cs="Times New Roman"/>
                <w:color w:val="auto"/>
                <w:kern w:val="2"/>
                <w:sz w:val="21"/>
                <w:szCs w:val="24"/>
                <w:highlight w:val="none"/>
                <w:vertAlign w:val="baseline"/>
                <w:lang w:val="en-US" w:eastAsia="zh-CN" w:bidi="ar-SA"/>
              </w:rPr>
              <w:t>机械臂运动过程中，控制箱有信号发送给升降控制板，</w:t>
            </w:r>
            <w:r>
              <w:rPr>
                <w:rFonts w:hint="eastAsia" w:cs="宋体"/>
                <w:vertAlign w:val="baseline"/>
                <w:lang w:val="en-US" w:eastAsia="zh-CN"/>
              </w:rPr>
              <w:t>数字量运动信号输入电路检测控制箱的信号，此时</w:t>
            </w:r>
            <w:r>
              <w:rPr>
                <w:rFonts w:hint="eastAsia" w:ascii="Times New Roman" w:hAnsi="Times New Roman" w:cs="Times New Roman"/>
                <w:color w:val="auto"/>
                <w:kern w:val="2"/>
                <w:sz w:val="21"/>
                <w:szCs w:val="24"/>
                <w:highlight w:val="none"/>
                <w:vertAlign w:val="baseline"/>
                <w:lang w:val="en-US" w:eastAsia="zh-CN" w:bidi="ar-SA"/>
              </w:rPr>
              <w:t>台车不可升降</w:t>
            </w:r>
          </w:p>
        </w:tc>
      </w:tr>
    </w:tbl>
    <w:p>
      <w:pPr>
        <w:pStyle w:val="3"/>
        <w:bidi w:val="0"/>
        <w:rPr>
          <w:rFonts w:hint="default"/>
          <w:lang w:val="en-US" w:eastAsia="zh-CN"/>
        </w:rPr>
      </w:pPr>
      <w:bookmarkStart w:id="29" w:name="_Toc6901"/>
      <w:r>
        <w:rPr>
          <w:rFonts w:hint="eastAsia"/>
          <w:lang w:val="en-US" w:eastAsia="zh-CN"/>
        </w:rPr>
        <w:t>末端控制板及末端灯板</w:t>
      </w:r>
      <w:bookmarkEnd w:id="29"/>
    </w:p>
    <w:p>
      <w:pPr>
        <w:bidi w:val="0"/>
        <w:jc w:val="center"/>
      </w:pPr>
      <w:r>
        <w:rPr>
          <w:rFonts w:hint="eastAsia" w:ascii="宋体" w:hAnsi="宋体" w:eastAsia="宋体" w:cs="宋体"/>
          <w:sz w:val="24"/>
          <w:lang w:val="en-US" w:eastAsia="zh-CN"/>
        </w:rPr>
        <w:object>
          <v:shape id="_x0000_i1030" o:spt="75" type="#_x0000_t75" style="height:140.2pt;width:414.9pt;" o:ole="t" filled="f" o:preferrelative="t" stroked="f" coordsize="21600,21600">
            <v:path/>
            <v:fill on="f" focussize="0,0"/>
            <v:stroke on="f"/>
            <v:imagedata r:id="rId30" o:title=""/>
            <o:lock v:ext="edit" aspectratio="f"/>
            <w10:wrap type="none"/>
            <w10:anchorlock/>
          </v:shape>
          <o:OLEObject Type="Embed" ProgID="Visio.Drawing.15" ShapeID="_x0000_i1030" DrawAspect="Content" ObjectID="_1468075730" r:id="rId29">
            <o:LockedField>false</o:LockedField>
          </o:OLEObject>
        </w:object>
      </w:r>
    </w:p>
    <w:p>
      <w:pPr>
        <w:jc w:val="center"/>
        <w:rPr>
          <w:rFonts w:hint="eastAsia" w:ascii="宋体" w:hAnsi="宋体" w:cs="宋体"/>
          <w:sz w:val="18"/>
          <w:szCs w:val="18"/>
          <w:lang w:val="en-US" w:eastAsia="zh-CN"/>
        </w:rPr>
      </w:pPr>
      <w:r>
        <w:rPr>
          <w:rFonts w:hint="eastAsia" w:ascii="宋体" w:hAnsi="宋体" w:cs="宋体"/>
          <w:sz w:val="18"/>
          <w:szCs w:val="18"/>
          <w:lang w:val="en-US" w:eastAsia="zh-CN"/>
        </w:rPr>
        <w:t>图3.3-1 末端控制板及末端灯板系统框图</w:t>
      </w:r>
    </w:p>
    <w:p>
      <w:pPr>
        <w:jc w:val="center"/>
        <w:rPr>
          <w:rFonts w:hint="default" w:ascii="宋体" w:hAnsi="宋体" w:cs="宋体"/>
          <w:sz w:val="18"/>
          <w:szCs w:val="18"/>
          <w:lang w:val="en-US" w:eastAsia="zh-CN"/>
        </w:rPr>
      </w:pPr>
    </w:p>
    <w:p>
      <w:pPr>
        <w:jc w:val="center"/>
        <w:rPr>
          <w:rFonts w:hint="eastAsia" w:ascii="宋体" w:hAnsi="宋体" w:cs="宋体"/>
          <w:b w:val="0"/>
          <w:bCs/>
          <w:sz w:val="18"/>
          <w:szCs w:val="18"/>
          <w:lang w:val="en-US" w:eastAsia="zh-CN"/>
        </w:rPr>
      </w:pPr>
      <w:r>
        <w:rPr>
          <w:rFonts w:hint="eastAsia" w:ascii="宋体" w:hAnsi="宋体" w:cs="宋体"/>
          <w:b w:val="0"/>
          <w:bCs/>
          <w:sz w:val="18"/>
          <w:szCs w:val="18"/>
          <w:lang w:val="en-US" w:eastAsia="zh-CN"/>
        </w:rPr>
        <w:t>表3.3-1 末端控制板及末端灯板功能模块说明</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7"/>
        <w:gridCol w:w="2154"/>
        <w:gridCol w:w="56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2154" w:type="dxa"/>
            <w:vAlign w:val="top"/>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cs="宋体"/>
                <w:vertAlign w:val="baseline"/>
                <w:lang w:val="en-US" w:eastAsia="zh-CN"/>
              </w:rPr>
              <w:t>功能</w:t>
            </w:r>
            <w:r>
              <w:rPr>
                <w:rFonts w:hint="eastAsia" w:ascii="宋体" w:hAnsi="宋体" w:eastAsia="宋体" w:cs="宋体"/>
                <w:vertAlign w:val="baseline"/>
                <w:lang w:val="en-US" w:eastAsia="zh-CN"/>
              </w:rPr>
              <w:t>模块名称</w:t>
            </w:r>
          </w:p>
        </w:tc>
        <w:tc>
          <w:tcPr>
            <w:tcW w:w="5658" w:type="dxa"/>
            <w:vAlign w:val="top"/>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功能</w:t>
            </w:r>
            <w:r>
              <w:rPr>
                <w:rFonts w:hint="eastAsia" w:ascii="宋体" w:hAnsi="宋体" w:cs="宋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2154"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lang w:val="en-US" w:eastAsia="zh-CN"/>
              </w:rPr>
            </w:pPr>
            <w:r>
              <w:rPr>
                <w:rFonts w:hint="eastAsia" w:ascii="宋体" w:hAnsi="宋体" w:cs="宋体"/>
                <w:vertAlign w:val="baseline"/>
                <w:lang w:val="en-US" w:eastAsia="zh-CN"/>
              </w:rPr>
              <w:t>末端按键模块</w:t>
            </w:r>
          </w:p>
        </w:tc>
        <w:tc>
          <w:tcPr>
            <w:tcW w:w="5658" w:type="dxa"/>
            <w:vAlign w:val="top"/>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lang w:val="en-US" w:eastAsia="zh-CN"/>
              </w:rPr>
            </w:pPr>
            <w:r>
              <w:rPr>
                <w:rFonts w:hint="eastAsia" w:ascii="宋体" w:hAnsi="宋体" w:cs="宋体"/>
                <w:vertAlign w:val="baseline"/>
                <w:lang w:val="en-US" w:eastAsia="zh-CN"/>
              </w:rPr>
              <w:t>将按键信号传输至机械臂控制箱，由机械臂控制箱判断操作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2154"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末端灯光控制模块</w:t>
            </w:r>
          </w:p>
        </w:tc>
        <w:tc>
          <w:tcPr>
            <w:tcW w:w="5658" w:type="dxa"/>
            <w:vAlign w:val="top"/>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根据机械臂运行状态显示灯光状态</w:t>
            </w:r>
          </w:p>
        </w:tc>
      </w:tr>
    </w:tbl>
    <w:p>
      <w:pPr>
        <w:rPr>
          <w:rFonts w:hint="default"/>
          <w:lang w:val="en-US" w:eastAsia="zh-CN"/>
        </w:rPr>
      </w:pPr>
    </w:p>
    <w:p>
      <w:pPr>
        <w:pStyle w:val="2"/>
        <w:bidi w:val="0"/>
        <w:rPr>
          <w:rFonts w:hint="default"/>
          <w:lang w:val="en-US" w:eastAsia="zh-CN"/>
        </w:rPr>
      </w:pPr>
      <w:bookmarkStart w:id="30" w:name="_Toc11962"/>
      <w:r>
        <w:rPr>
          <w:rFonts w:hint="eastAsia"/>
          <w:lang w:val="en-US" w:eastAsia="zh-CN"/>
        </w:rPr>
        <w:t>接口设计</w:t>
      </w:r>
      <w:bookmarkEnd w:id="3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eastAsia="宋体"/>
          <w:lang w:val="en-US" w:eastAsia="zh-CN"/>
        </w:rPr>
      </w:pPr>
      <w:r>
        <w:rPr>
          <w:rFonts w:hint="eastAsia" w:ascii="宋体" w:hAnsi="宋体" w:eastAsia="宋体" w:cs="宋体"/>
          <w:sz w:val="24"/>
          <w:szCs w:val="24"/>
          <w:lang w:val="en-US" w:eastAsia="zh-CN"/>
        </w:rPr>
        <w:t>为防止</w:t>
      </w:r>
      <w:r>
        <w:rPr>
          <w:rFonts w:ascii="宋体" w:hAnsi="宋体" w:eastAsia="宋体" w:cs="宋体"/>
          <w:sz w:val="24"/>
          <w:szCs w:val="24"/>
        </w:rPr>
        <w:t>连接</w:t>
      </w:r>
      <w:r>
        <w:rPr>
          <w:rFonts w:hint="eastAsia" w:cs="宋体"/>
          <w:lang w:val="en-US" w:eastAsia="zh-CN"/>
        </w:rPr>
        <w:t>接口</w:t>
      </w:r>
      <w:r>
        <w:rPr>
          <w:rFonts w:ascii="宋体" w:hAnsi="宋体" w:eastAsia="宋体" w:cs="宋体"/>
          <w:sz w:val="24"/>
          <w:szCs w:val="24"/>
        </w:rPr>
        <w:t>松动，导致接触不良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所有对外接口需</w:t>
      </w:r>
      <w:r>
        <w:rPr>
          <w:rFonts w:ascii="宋体" w:hAnsi="宋体" w:eastAsia="宋体" w:cs="宋体"/>
          <w:sz w:val="24"/>
          <w:szCs w:val="24"/>
        </w:rPr>
        <w:t>使用防脱带卡扣插头</w:t>
      </w:r>
      <w:r>
        <w:rPr>
          <w:rFonts w:hint="eastAsia" w:ascii="宋体" w:hAnsi="宋体" w:eastAsia="宋体" w:cs="宋体"/>
          <w:sz w:val="24"/>
          <w:szCs w:val="24"/>
          <w:lang w:eastAsia="zh-CN"/>
        </w:rPr>
        <w:t>。</w:t>
      </w:r>
    </w:p>
    <w:p>
      <w:pPr>
        <w:pStyle w:val="3"/>
        <w:bidi w:val="0"/>
        <w:rPr>
          <w:rFonts w:hint="default"/>
          <w:lang w:val="en-US" w:eastAsia="zh-CN"/>
        </w:rPr>
      </w:pPr>
      <w:bookmarkStart w:id="31" w:name="_Toc207"/>
      <w:r>
        <w:rPr>
          <w:rFonts w:hint="eastAsia"/>
          <w:lang w:val="en-US" w:eastAsia="zh-CN"/>
        </w:rPr>
        <w:t>外部接口定义</w:t>
      </w:r>
      <w:bookmarkEnd w:id="31"/>
    </w:p>
    <w:p>
      <w:pPr>
        <w:pStyle w:val="4"/>
        <w:bidi w:val="0"/>
        <w:rPr>
          <w:rFonts w:hint="default"/>
          <w:lang w:val="en-US" w:eastAsia="zh-CN"/>
        </w:rPr>
      </w:pPr>
      <w:bookmarkStart w:id="32" w:name="_Toc6548"/>
      <w:r>
        <w:rPr>
          <w:rFonts w:hint="eastAsia"/>
          <w:lang w:val="en-US" w:eastAsia="zh-CN"/>
        </w:rPr>
        <w:t>台车控制板</w:t>
      </w:r>
      <w:bookmarkEnd w:id="32"/>
    </w:p>
    <w:p>
      <w:pPr>
        <w:jc w:val="center"/>
        <w:rPr>
          <w:rFonts w:hint="eastAsia" w:ascii="宋体" w:hAnsi="宋体" w:cs="宋体"/>
          <w:b w:val="0"/>
          <w:bCs/>
          <w:sz w:val="18"/>
          <w:szCs w:val="18"/>
          <w:lang w:val="en-US" w:eastAsia="zh-CN"/>
        </w:rPr>
      </w:pPr>
      <w:r>
        <w:rPr>
          <w:rFonts w:hint="eastAsia" w:ascii="宋体" w:hAnsi="宋体" w:cs="宋体"/>
          <w:b w:val="0"/>
          <w:bCs/>
          <w:sz w:val="18"/>
          <w:szCs w:val="18"/>
          <w:lang w:val="en-US" w:eastAsia="zh-CN"/>
        </w:rPr>
        <w:t>表4.1.1-1 台车控制板外部接口定义</w:t>
      </w:r>
    </w:p>
    <w:tbl>
      <w:tblPr>
        <w:tblStyle w:val="20"/>
        <w:tblW w:w="84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2"/>
        <w:gridCol w:w="2867"/>
        <w:gridCol w:w="4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接口名称</w:t>
            </w:r>
          </w:p>
        </w:tc>
        <w:tc>
          <w:tcPr>
            <w:tcW w:w="4005"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rPr>
            </w:pPr>
            <w:r>
              <w:rPr>
                <w:rFonts w:hint="eastAsia" w:ascii="宋体" w:hAnsi="宋体" w:eastAsia="宋体" w:cs="宋体"/>
                <w:vertAlign w:val="baseline"/>
                <w:lang w:val="en-US" w:eastAsia="zh-CN"/>
              </w:rPr>
              <w:t>24V电源接口</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为</w:t>
            </w:r>
            <w:r>
              <w:rPr>
                <w:rFonts w:hint="eastAsia" w:ascii="宋体" w:hAnsi="宋体" w:cs="宋体"/>
                <w:vertAlign w:val="baseline"/>
                <w:lang w:val="en-US" w:eastAsia="zh-CN"/>
              </w:rPr>
              <w:t>整板提供电源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UR机械臂启停按钮</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控制UR机械臂开启和关闭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UR控制箱DI-ON和DI-OFF</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与UR机械臂控制箱连接，发送开关信号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lang w:val="en-US"/>
              </w:rPr>
            </w:pPr>
            <w:r>
              <w:rPr>
                <w:rFonts w:hint="eastAsia" w:ascii="宋体" w:hAnsi="宋体" w:eastAsia="宋体" w:cs="宋体"/>
                <w:vertAlign w:val="baseline"/>
                <w:lang w:val="en-US" w:eastAsia="zh-CN"/>
              </w:rPr>
              <w:t>UR控制箱灯信号</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UR机械臂启动反馈</w:t>
            </w:r>
            <w:r>
              <w:rPr>
                <w:rFonts w:hint="eastAsia" w:ascii="宋体" w:hAnsi="宋体" w:cs="宋体"/>
                <w:vertAlign w:val="baseline"/>
                <w:lang w:val="en-US" w:eastAsia="zh-CN"/>
              </w:rPr>
              <w:t>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5</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USB</w:t>
            </w:r>
            <w:r>
              <w:rPr>
                <w:rFonts w:hint="eastAsia" w:ascii="宋体" w:hAnsi="宋体" w:cs="宋体"/>
                <w:vertAlign w:val="baseline"/>
                <w:lang w:val="en-US" w:eastAsia="zh-CN"/>
              </w:rPr>
              <w:t>口</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与PC连接，检测PC工作状态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6</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USB串口通信</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与UPS连接，进行</w:t>
            </w:r>
            <w:r>
              <w:rPr>
                <w:rFonts w:hint="eastAsia" w:cs="宋体"/>
                <w:vertAlign w:val="baseline"/>
                <w:lang w:val="en-US" w:eastAsia="zh-CN"/>
              </w:rPr>
              <w:t>通讯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7</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灯光1</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连接</w:t>
            </w:r>
            <w:r>
              <w:rPr>
                <w:rFonts w:hint="eastAsia" w:cs="宋体"/>
                <w:vertAlign w:val="baseline"/>
                <w:lang w:val="en-US" w:eastAsia="zh-CN"/>
              </w:rPr>
              <w:t>市电供电指示灯（蓝色）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8</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灯光2</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连接</w:t>
            </w:r>
            <w:r>
              <w:rPr>
                <w:rFonts w:hint="eastAsia" w:cs="宋体"/>
                <w:vertAlign w:val="baseline"/>
                <w:lang w:val="en-US" w:eastAsia="zh-CN"/>
              </w:rPr>
              <w:t>UPS供电指示灯（黄色）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9</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灯光3</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连接</w:t>
            </w:r>
            <w:r>
              <w:rPr>
                <w:rFonts w:hint="eastAsia" w:cs="宋体"/>
                <w:vertAlign w:val="baseline"/>
                <w:lang w:val="en-US" w:eastAsia="zh-CN"/>
              </w:rPr>
              <w:t>UPS充电指示灯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10</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STM32F103烧录口</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用于烧写程序和调试</w:t>
            </w:r>
          </w:p>
        </w:tc>
      </w:tr>
    </w:tbl>
    <w:p>
      <w:pPr>
        <w:jc w:val="center"/>
        <w:rPr>
          <w:rFonts w:hint="default" w:ascii="宋体" w:hAnsi="宋体" w:cs="宋体"/>
          <w:b w:val="0"/>
          <w:bCs/>
          <w:sz w:val="18"/>
          <w:szCs w:val="18"/>
          <w:lang w:val="en-US" w:eastAsia="zh-CN"/>
        </w:rPr>
      </w:pPr>
    </w:p>
    <w:p>
      <w:pPr>
        <w:pStyle w:val="4"/>
        <w:bidi w:val="0"/>
        <w:rPr>
          <w:rFonts w:hint="default"/>
          <w:lang w:val="en-US" w:eastAsia="zh-CN"/>
        </w:rPr>
      </w:pPr>
      <w:bookmarkStart w:id="33" w:name="_Toc15529"/>
      <w:r>
        <w:rPr>
          <w:rFonts w:hint="eastAsia"/>
          <w:lang w:val="en-US" w:eastAsia="zh-CN"/>
        </w:rPr>
        <w:t>升降控制板</w:t>
      </w:r>
      <w:bookmarkEnd w:id="33"/>
    </w:p>
    <w:p>
      <w:pPr>
        <w:jc w:val="center"/>
        <w:rPr>
          <w:rFonts w:hint="default" w:ascii="宋体" w:hAnsi="宋体" w:eastAsia="宋体" w:cs="宋体"/>
          <w:lang w:val="en-US" w:eastAsia="zh-CN"/>
        </w:rPr>
      </w:pPr>
      <w:r>
        <w:rPr>
          <w:rFonts w:hint="eastAsia" w:ascii="宋体" w:hAnsi="宋体" w:cs="宋体"/>
          <w:b w:val="0"/>
          <w:bCs/>
          <w:sz w:val="18"/>
          <w:szCs w:val="18"/>
          <w:lang w:val="en-US" w:eastAsia="zh-CN"/>
        </w:rPr>
        <w:t>表4.1.2-1 升降控制板外部接口定义</w:t>
      </w:r>
    </w:p>
    <w:tbl>
      <w:tblPr>
        <w:tblStyle w:val="20"/>
        <w:tblW w:w="84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2"/>
        <w:gridCol w:w="2867"/>
        <w:gridCol w:w="4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接口名称</w:t>
            </w:r>
          </w:p>
        </w:tc>
        <w:tc>
          <w:tcPr>
            <w:tcW w:w="4005"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rPr>
            </w:pPr>
            <w:r>
              <w:rPr>
                <w:rFonts w:hint="eastAsia" w:ascii="宋体" w:hAnsi="宋体" w:eastAsia="宋体" w:cs="宋体"/>
                <w:vertAlign w:val="baseline"/>
                <w:lang w:val="en-US" w:eastAsia="zh-CN"/>
              </w:rPr>
              <w:t>24V电源接口</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为</w:t>
            </w:r>
            <w:r>
              <w:rPr>
                <w:rFonts w:hint="eastAsia" w:ascii="宋体" w:hAnsi="宋体" w:cs="宋体"/>
                <w:vertAlign w:val="baseline"/>
                <w:lang w:val="en-US" w:eastAsia="zh-CN"/>
              </w:rPr>
              <w:t>整板提供电源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2</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立柱</w:t>
            </w:r>
            <w:r>
              <w:rPr>
                <w:rFonts w:hint="eastAsia" w:ascii="宋体" w:hAnsi="宋体" w:cs="宋体"/>
                <w:vertAlign w:val="baseline"/>
                <w:lang w:val="en-US" w:eastAsia="zh-CN"/>
              </w:rPr>
              <w:t>1</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连接升降立柱1电源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default"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3</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立柱</w:t>
            </w:r>
            <w:r>
              <w:rPr>
                <w:rFonts w:hint="eastAsia" w:ascii="宋体" w:hAnsi="宋体" w:cs="宋体"/>
                <w:vertAlign w:val="baseline"/>
                <w:lang w:val="en-US" w:eastAsia="zh-CN"/>
              </w:rPr>
              <w:t>2</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连接升降立柱2电源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default"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4</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立柱</w:t>
            </w:r>
            <w:r>
              <w:rPr>
                <w:rFonts w:hint="eastAsia" w:ascii="宋体" w:hAnsi="宋体" w:cs="宋体"/>
                <w:vertAlign w:val="baseline"/>
                <w:lang w:val="en-US" w:eastAsia="zh-CN"/>
              </w:rPr>
              <w:t>3</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连接升降立柱3电源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5</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立柱</w:t>
            </w:r>
            <w:r>
              <w:rPr>
                <w:rFonts w:hint="eastAsia" w:ascii="宋体" w:hAnsi="宋体" w:cs="宋体"/>
                <w:vertAlign w:val="baseline"/>
                <w:lang w:val="en-US" w:eastAsia="zh-CN"/>
              </w:rPr>
              <w:t>4</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连接升降立柱4电源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6</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台车</w:t>
            </w:r>
            <w:r>
              <w:rPr>
                <w:rFonts w:hint="eastAsia" w:ascii="宋体" w:hAnsi="宋体" w:cs="宋体"/>
                <w:vertAlign w:val="baseline"/>
                <w:lang w:val="en-US" w:eastAsia="zh-CN"/>
              </w:rPr>
              <w:t>上</w:t>
            </w:r>
            <w:r>
              <w:rPr>
                <w:rFonts w:hint="eastAsia" w:ascii="宋体" w:hAnsi="宋体" w:eastAsia="宋体" w:cs="宋体"/>
                <w:vertAlign w:val="baseline"/>
                <w:lang w:val="en-US" w:eastAsia="zh-CN"/>
              </w:rPr>
              <w:t>升按</w:t>
            </w:r>
            <w:r>
              <w:rPr>
                <w:rFonts w:hint="eastAsia" w:ascii="宋体" w:hAnsi="宋体" w:cs="宋体"/>
                <w:vertAlign w:val="baseline"/>
                <w:lang w:val="en-US" w:eastAsia="zh-CN"/>
              </w:rPr>
              <w:t>钮</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长按控制台车上升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default"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7</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cs="宋体"/>
                <w:vertAlign w:val="baseline"/>
                <w:lang w:val="en-US" w:eastAsia="zh-CN"/>
              </w:rPr>
              <w:t>信号输入</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color w:val="auto"/>
                <w:vertAlign w:val="baseline"/>
                <w:lang w:val="en-US" w:eastAsia="zh-CN"/>
              </w:rPr>
              <w:t>机械臂运动状态信号输出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8</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rPr>
            </w:pPr>
            <w:r>
              <w:rPr>
                <w:rFonts w:hint="eastAsia" w:ascii="宋体" w:hAnsi="宋体" w:eastAsia="宋体" w:cs="宋体"/>
                <w:vertAlign w:val="baseline"/>
                <w:lang w:val="en-US" w:eastAsia="zh-CN"/>
              </w:rPr>
              <w:t>台车</w:t>
            </w:r>
            <w:r>
              <w:rPr>
                <w:rFonts w:hint="eastAsia" w:ascii="宋体" w:hAnsi="宋体" w:cs="宋体"/>
                <w:vertAlign w:val="baseline"/>
                <w:lang w:val="en-US" w:eastAsia="zh-CN"/>
              </w:rPr>
              <w:t>下</w:t>
            </w:r>
            <w:r>
              <w:rPr>
                <w:rFonts w:hint="eastAsia" w:ascii="宋体" w:hAnsi="宋体" w:eastAsia="宋体" w:cs="宋体"/>
                <w:vertAlign w:val="baseline"/>
                <w:lang w:val="en-US" w:eastAsia="zh-CN"/>
              </w:rPr>
              <w:t>降按</w:t>
            </w:r>
            <w:r>
              <w:rPr>
                <w:rFonts w:hint="eastAsia" w:ascii="宋体" w:hAnsi="宋体" w:cs="宋体"/>
                <w:vertAlign w:val="baseline"/>
                <w:lang w:val="en-US" w:eastAsia="zh-CN"/>
              </w:rPr>
              <w:t>钮</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lang w:val="en-US" w:eastAsia="zh-CN"/>
              </w:rPr>
            </w:pPr>
            <w:r>
              <w:rPr>
                <w:rFonts w:hint="eastAsia" w:ascii="宋体" w:hAnsi="宋体" w:cs="宋体"/>
                <w:vertAlign w:val="baseline"/>
                <w:lang w:val="en-US" w:eastAsia="zh-CN"/>
              </w:rPr>
              <w:t>长按控制台车下降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default"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9</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cs="宋体"/>
                <w:vertAlign w:val="baseline"/>
                <w:lang w:val="en-US" w:eastAsia="zh-CN"/>
              </w:rPr>
              <w:t>信号输出</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color w:val="auto"/>
                <w:vertAlign w:val="baseline"/>
                <w:lang w:val="en-US" w:eastAsia="zh-CN"/>
              </w:rPr>
              <w:t>立柱升降状态信号输出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10</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USB串口通信</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cs="宋体"/>
                <w:vertAlign w:val="baseline"/>
                <w:lang w:val="en-US" w:eastAsia="zh-CN"/>
              </w:rPr>
              <w:t>用于USB口更新程序，预留</w:t>
            </w:r>
            <w:r>
              <w:rPr>
                <w:rFonts w:hint="eastAsia" w:ascii="宋体" w:hAnsi="宋体" w:cs="宋体"/>
                <w:vertAlign w:val="baseline"/>
                <w:lang w:val="en-US" w:eastAsia="zh-CN"/>
              </w:rPr>
              <w:t>与PC连接，进行数据收发</w:t>
            </w:r>
            <w:r>
              <w:rPr>
                <w:rFonts w:hint="eastAsia" w:cs="宋体"/>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11</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STM32F103烧录口</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用于烧写程序和调试</w:t>
            </w:r>
          </w:p>
        </w:tc>
      </w:tr>
    </w:tbl>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br w:type="page"/>
      </w:r>
    </w:p>
    <w:p>
      <w:pPr>
        <w:pStyle w:val="4"/>
        <w:bidi w:val="0"/>
        <w:rPr>
          <w:rFonts w:hint="default"/>
          <w:lang w:val="en-US" w:eastAsia="zh-CN"/>
        </w:rPr>
      </w:pPr>
      <w:bookmarkStart w:id="34" w:name="_Toc31726"/>
      <w:r>
        <w:rPr>
          <w:rFonts w:hint="eastAsia"/>
          <w:lang w:val="en-US" w:eastAsia="zh-CN"/>
        </w:rPr>
        <w:t>末端控制板及末端灯板</w:t>
      </w:r>
      <w:bookmarkEnd w:id="34"/>
    </w:p>
    <w:p>
      <w:pPr>
        <w:jc w:val="center"/>
        <w:rPr>
          <w:rFonts w:hint="default" w:ascii="宋体" w:hAnsi="宋体" w:eastAsia="宋体" w:cs="宋体"/>
          <w:lang w:val="en-US" w:eastAsia="zh-CN"/>
        </w:rPr>
      </w:pPr>
      <w:r>
        <w:rPr>
          <w:rFonts w:hint="eastAsia" w:ascii="宋体" w:hAnsi="宋体" w:cs="宋体"/>
          <w:b w:val="0"/>
          <w:bCs/>
          <w:sz w:val="18"/>
          <w:szCs w:val="18"/>
          <w:lang w:val="en-US" w:eastAsia="zh-CN"/>
        </w:rPr>
        <w:t>表4.1.3-1 末端控制板及末端灯板外部接口定义</w:t>
      </w:r>
    </w:p>
    <w:tbl>
      <w:tblPr>
        <w:tblStyle w:val="20"/>
        <w:tblW w:w="84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2"/>
        <w:gridCol w:w="2867"/>
        <w:gridCol w:w="4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接口名称</w:t>
            </w:r>
          </w:p>
        </w:tc>
        <w:tc>
          <w:tcPr>
            <w:tcW w:w="4005"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rPr>
            </w:pPr>
            <w:r>
              <w:rPr>
                <w:rFonts w:hint="eastAsia" w:ascii="宋体" w:hAnsi="宋体" w:cs="宋体"/>
                <w:vertAlign w:val="baseline"/>
                <w:lang w:val="en-US" w:eastAsia="zh-CN"/>
              </w:rPr>
              <w:t>机械臂前端八芯</w:t>
            </w:r>
            <w:r>
              <w:rPr>
                <w:rFonts w:hint="eastAsia" w:ascii="宋体" w:hAnsi="宋体" w:eastAsia="宋体" w:cs="宋体"/>
                <w:vertAlign w:val="baseline"/>
                <w:lang w:val="en-US" w:eastAsia="zh-CN"/>
              </w:rPr>
              <w:t>接口</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提供电源及输入、输出信号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按键控制板八芯接口</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连接机械臂控制箱电源及输入、输出信号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vertAlign w:val="baseline"/>
                <w:lang w:val="en-US" w:eastAsia="zh-CN"/>
              </w:rPr>
            </w:pPr>
            <w:r>
              <w:rPr>
                <w:rFonts w:hint="eastAsia" w:ascii="宋体" w:hAnsi="宋体" w:cs="宋体"/>
                <w:vertAlign w:val="baseline"/>
                <w:lang w:val="en-US" w:eastAsia="zh-CN"/>
              </w:rPr>
              <w:t>按键控制板四芯接口</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vertAlign w:val="baseline"/>
                <w:lang w:val="en-US" w:eastAsia="zh-CN"/>
              </w:rPr>
            </w:pPr>
            <w:r>
              <w:rPr>
                <w:rFonts w:hint="eastAsia" w:ascii="宋体" w:hAnsi="宋体" w:cs="宋体"/>
                <w:vertAlign w:val="baseline"/>
                <w:lang w:val="en-US" w:eastAsia="zh-CN"/>
              </w:rPr>
              <w:t>连接状态灯模块，根据机械臂状态反馈灯状态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42" w:type="dxa"/>
            <w:vAlign w:val="center"/>
          </w:tcPr>
          <w:p>
            <w:pPr>
              <w:pageBreakBefore w:val="0"/>
              <w:kinsoku/>
              <w:wordWrap/>
              <w:overflowPunct/>
              <w:topLinePunct w:val="0"/>
              <w:autoSpaceDE/>
              <w:autoSpaceDN/>
              <w:bidi w:val="0"/>
              <w:adjustRightInd/>
              <w:spacing w:line="36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2867"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STM</w:t>
            </w:r>
            <w:r>
              <w:rPr>
                <w:rFonts w:hint="eastAsia" w:ascii="宋体" w:hAnsi="宋体" w:cs="宋体"/>
                <w:vertAlign w:val="baseline"/>
                <w:lang w:val="en-US" w:eastAsia="zh-CN"/>
              </w:rPr>
              <w:t>8</w:t>
            </w:r>
            <w:r>
              <w:rPr>
                <w:rFonts w:hint="eastAsia" w:ascii="宋体" w:hAnsi="宋体" w:eastAsia="宋体" w:cs="宋体"/>
                <w:vertAlign w:val="baseline"/>
                <w:lang w:val="en-US" w:eastAsia="zh-CN"/>
              </w:rPr>
              <w:t>F103烧录口</w:t>
            </w:r>
          </w:p>
        </w:tc>
        <w:tc>
          <w:tcPr>
            <w:tcW w:w="4005" w:type="dxa"/>
            <w:shd w:val="clear" w:color="auto" w:fill="auto"/>
            <w:vAlign w:val="center"/>
          </w:tcPr>
          <w:p>
            <w:pPr>
              <w:pageBreakBefore w:val="0"/>
              <w:kinsoku/>
              <w:wordWrap/>
              <w:overflowPunct/>
              <w:topLinePunct w:val="0"/>
              <w:autoSpaceDE/>
              <w:autoSpaceDN/>
              <w:bidi w:val="0"/>
              <w:adjustRightInd/>
              <w:spacing w:line="36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cs="宋体"/>
                <w:vertAlign w:val="baseline"/>
                <w:lang w:val="en-US" w:eastAsia="zh-CN"/>
              </w:rPr>
              <w:t>用于烧写程序和调试</w:t>
            </w:r>
          </w:p>
        </w:tc>
      </w:tr>
    </w:tbl>
    <w:p>
      <w:pPr>
        <w:rPr>
          <w:rFonts w:hint="eastAsia"/>
          <w:lang w:val="en-US" w:eastAsia="zh-CN"/>
        </w:rPr>
      </w:pPr>
    </w:p>
    <w:p>
      <w:pPr>
        <w:pStyle w:val="2"/>
        <w:bidi w:val="0"/>
        <w:rPr>
          <w:rFonts w:hint="default"/>
          <w:lang w:val="en-US" w:eastAsia="zh-CN"/>
        </w:rPr>
      </w:pPr>
      <w:bookmarkStart w:id="35" w:name="_Toc12933"/>
      <w:r>
        <w:rPr>
          <w:rFonts w:hint="eastAsia"/>
          <w:lang w:val="en-US" w:eastAsia="zh-CN"/>
        </w:rPr>
        <w:t>模块说明</w:t>
      </w:r>
      <w:bookmarkEnd w:id="35"/>
    </w:p>
    <w:p>
      <w:pPr>
        <w:pStyle w:val="3"/>
        <w:bidi w:val="0"/>
        <w:rPr>
          <w:rFonts w:hint="default"/>
          <w:lang w:val="en-US" w:eastAsia="zh-CN"/>
        </w:rPr>
      </w:pPr>
      <w:bookmarkStart w:id="36" w:name="_Toc10168"/>
      <w:r>
        <w:rPr>
          <w:rFonts w:hint="eastAsia"/>
          <w:lang w:val="en-US" w:eastAsia="zh-CN"/>
        </w:rPr>
        <w:t>台车控制板</w:t>
      </w:r>
      <w:bookmarkEnd w:id="36"/>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rPr>
      </w:pPr>
      <w:r>
        <w:rPr>
          <w:rFonts w:hint="eastAsia" w:cs="宋体"/>
          <w:lang w:val="en-US" w:eastAsia="zh-CN"/>
        </w:rPr>
        <w:t>台车控制板硬件设计包括</w:t>
      </w:r>
      <w:r>
        <w:rPr>
          <w:rFonts w:hint="eastAsia" w:ascii="宋体" w:hAnsi="宋体" w:eastAsia="宋体" w:cs="宋体"/>
          <w:sz w:val="21"/>
          <w:szCs w:val="21"/>
        </w:rPr>
        <w:t>STM32微控制单元最小系统模块、电源模块、机械臂控制箱电源开关模块、U</w:t>
      </w:r>
      <w:r>
        <w:rPr>
          <w:rFonts w:hint="eastAsia" w:ascii="宋体" w:hAnsi="宋体" w:eastAsia="宋体" w:cs="宋体"/>
          <w:sz w:val="21"/>
          <w:szCs w:val="21"/>
          <w:lang w:val="en-US" w:eastAsia="zh-CN"/>
        </w:rPr>
        <w:t>SB</w:t>
      </w:r>
      <w:r>
        <w:rPr>
          <w:rFonts w:hint="eastAsia" w:ascii="宋体" w:hAnsi="宋体" w:eastAsia="宋体" w:cs="宋体"/>
          <w:sz w:val="21"/>
          <w:szCs w:val="21"/>
        </w:rPr>
        <w:t>通讯模块、</w:t>
      </w:r>
      <w:r>
        <w:rPr>
          <w:rFonts w:hint="eastAsia" w:ascii="宋体" w:hAnsi="宋体" w:eastAsia="宋体" w:cs="宋体"/>
          <w:sz w:val="21"/>
          <w:szCs w:val="21"/>
          <w:lang w:val="en-US" w:eastAsia="zh-CN"/>
        </w:rPr>
        <w:t>各指示</w:t>
      </w:r>
      <w:r>
        <w:rPr>
          <w:rFonts w:hint="eastAsia" w:ascii="宋体" w:hAnsi="宋体" w:eastAsia="宋体" w:cs="宋体"/>
          <w:sz w:val="21"/>
          <w:szCs w:val="21"/>
        </w:rPr>
        <w:t>灯模块</w:t>
      </w:r>
      <w:r>
        <w:rPr>
          <w:rFonts w:hint="eastAsia" w:ascii="宋体" w:hAnsi="宋体" w:eastAsia="宋体" w:cs="宋体"/>
          <w:sz w:val="21"/>
          <w:szCs w:val="21"/>
          <w:lang w:val="en-US" w:eastAsia="zh-CN"/>
        </w:rPr>
        <w:t>和</w:t>
      </w:r>
      <w:r>
        <w:rPr>
          <w:rFonts w:hint="eastAsia" w:ascii="宋体" w:hAnsi="宋体" w:eastAsia="宋体" w:cs="宋体"/>
          <w:sz w:val="21"/>
          <w:szCs w:val="21"/>
        </w:rPr>
        <w:t>脚踏模块。</w:t>
      </w:r>
    </w:p>
    <w:p>
      <w:pPr>
        <w:pStyle w:val="4"/>
        <w:keepNext/>
        <w:keepLines/>
        <w:pageBreakBefore w:val="0"/>
        <w:widowControl w:val="0"/>
        <w:kinsoku/>
        <w:wordWrap/>
        <w:overflowPunct/>
        <w:topLinePunct w:val="0"/>
        <w:autoSpaceDE/>
        <w:autoSpaceDN/>
        <w:bidi w:val="0"/>
        <w:adjustRightInd/>
        <w:snapToGrid/>
        <w:textAlignment w:val="auto"/>
        <w:rPr>
          <w:rFonts w:hint="default"/>
          <w:lang w:val="en-US" w:eastAsia="zh-CN"/>
        </w:rPr>
      </w:pPr>
      <w:bookmarkStart w:id="37" w:name="_Toc23206"/>
      <w:r>
        <w:rPr>
          <w:rFonts w:hint="eastAsia"/>
          <w:lang w:val="en-US" w:eastAsia="zh-CN"/>
        </w:rPr>
        <w:t>STM32微控制单元模块</w:t>
      </w:r>
      <w:bookmarkEnd w:id="37"/>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本次设计选择了STM32F103RCT6作为微控制单元（MCU），以该MCU为核心，实现</w:t>
      </w:r>
      <w:r>
        <w:rPr>
          <w:rFonts w:hint="eastAsia" w:ascii="宋体" w:hAnsi="宋体" w:eastAsia="宋体" w:cs="宋体"/>
          <w:sz w:val="21"/>
          <w:szCs w:val="21"/>
          <w:lang w:val="en-US" w:eastAsia="zh-CN"/>
        </w:rPr>
        <w:t>MS-002</w:t>
      </w:r>
      <w:r>
        <w:rPr>
          <w:rFonts w:hint="eastAsia" w:ascii="宋体" w:hAnsi="宋体" w:eastAsia="宋体" w:cs="宋体"/>
          <w:sz w:val="21"/>
          <w:szCs w:val="21"/>
        </w:rPr>
        <w:t>的多功能控制。其内核是基于ARM32位的Cortex-M3的CPU，内核频率达72MHz,具有51个I/O口,程序存储器类型为FLASH,容量为</w:t>
      </w:r>
      <w:r>
        <w:rPr>
          <w:rFonts w:hint="eastAsia" w:ascii="宋体" w:hAnsi="宋体" w:eastAsia="宋体" w:cs="宋体"/>
          <w:sz w:val="21"/>
          <w:szCs w:val="21"/>
          <w:lang w:val="en-US" w:eastAsia="zh-CN"/>
        </w:rPr>
        <w:t>256kB</w:t>
      </w:r>
      <w:r>
        <w:rPr>
          <w:rFonts w:hint="eastAsia" w:ascii="宋体" w:hAnsi="宋体" w:eastAsia="宋体" w:cs="宋体"/>
          <w:sz w:val="21"/>
          <w:szCs w:val="21"/>
        </w:rPr>
        <w:t>。</w:t>
      </w:r>
      <w:r>
        <w:rPr>
          <w:rFonts w:hint="eastAsia" w:ascii="宋体" w:hAnsi="宋体" w:eastAsia="宋体" w:cs="宋体"/>
          <w:sz w:val="21"/>
          <w:szCs w:val="21"/>
          <w:lang w:eastAsia="zh-CN"/>
        </w:rPr>
        <w:t>外接</w:t>
      </w:r>
      <w:r>
        <w:rPr>
          <w:rFonts w:hint="eastAsia" w:ascii="宋体" w:hAnsi="宋体" w:eastAsia="宋体" w:cs="宋体"/>
          <w:sz w:val="21"/>
          <w:szCs w:val="21"/>
        </w:rPr>
        <w:t>设备包括12通道的DMA,3个12位的ADC和3个12位的DAC、11路TIMER定时器等。同时，该芯片支持2.0-3.6V的电源供电。</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STM32最小系统由</w:t>
      </w:r>
      <w:r>
        <w:rPr>
          <w:rFonts w:hint="eastAsia" w:ascii="宋体" w:hAnsi="宋体" w:eastAsia="宋体" w:cs="宋体"/>
          <w:sz w:val="21"/>
          <w:szCs w:val="21"/>
          <w:lang w:val="en-US" w:eastAsia="zh-CN"/>
        </w:rPr>
        <w:t>供电、</w:t>
      </w:r>
      <w:r>
        <w:rPr>
          <w:rFonts w:hint="eastAsia" w:ascii="宋体" w:hAnsi="宋体" w:eastAsia="宋体" w:cs="宋体"/>
          <w:sz w:val="21"/>
          <w:szCs w:val="21"/>
        </w:rPr>
        <w:t>复位电路、SWD下载电路</w:t>
      </w:r>
      <w:r>
        <w:rPr>
          <w:rFonts w:hint="eastAsia" w:ascii="宋体" w:hAnsi="宋体" w:eastAsia="宋体" w:cs="宋体"/>
          <w:sz w:val="21"/>
          <w:szCs w:val="21"/>
          <w:lang w:val="en-US" w:eastAsia="zh-CN"/>
        </w:rPr>
        <w:t>和晶振电路（此次设计采用内部晶振）</w:t>
      </w:r>
      <w:r>
        <w:rPr>
          <w:rFonts w:hint="eastAsia" w:ascii="宋体" w:hAnsi="宋体" w:eastAsia="宋体" w:cs="宋体"/>
          <w:sz w:val="21"/>
          <w:szCs w:val="21"/>
        </w:rPr>
        <w:t>等组成。其电路如图</w:t>
      </w:r>
      <w:r>
        <w:rPr>
          <w:rFonts w:hint="eastAsia" w:ascii="宋体" w:hAnsi="宋体" w:eastAsia="宋体" w:cs="宋体"/>
          <w:sz w:val="21"/>
          <w:szCs w:val="21"/>
          <w:lang w:val="en-US" w:eastAsia="zh-CN"/>
        </w:rPr>
        <w:t>5.1.1</w:t>
      </w:r>
      <w:r>
        <w:rPr>
          <w:rFonts w:hint="eastAsia" w:ascii="宋体" w:hAnsi="宋体" w:cs="宋体"/>
          <w:sz w:val="21"/>
          <w:szCs w:val="21"/>
          <w:lang w:val="en-US" w:eastAsia="zh-CN"/>
        </w:rPr>
        <w:t>-</w:t>
      </w:r>
      <w:r>
        <w:rPr>
          <w:rFonts w:hint="eastAsia" w:ascii="宋体" w:hAnsi="宋体" w:eastAsia="宋体" w:cs="宋体"/>
          <w:sz w:val="21"/>
          <w:szCs w:val="21"/>
        </w:rPr>
        <w:t>1所示。为确保单片机系统中电路稳定可靠</w:t>
      </w:r>
      <w:r>
        <w:rPr>
          <w:rFonts w:hint="eastAsia" w:cs="宋体"/>
          <w:sz w:val="21"/>
          <w:szCs w:val="21"/>
          <w:lang w:eastAsia="zh-CN"/>
        </w:rPr>
        <w:t>的</w:t>
      </w:r>
      <w:r>
        <w:rPr>
          <w:rFonts w:hint="eastAsia" w:ascii="宋体" w:hAnsi="宋体" w:eastAsia="宋体" w:cs="宋体"/>
          <w:sz w:val="21"/>
          <w:szCs w:val="21"/>
        </w:rPr>
        <w:t>工作，复位电路是必不可少的。复位电路用于芯片复位，本设计采用上电复位的方式复位，上拉电阻选择10</w:t>
      </w:r>
      <w:r>
        <w:rPr>
          <w:rFonts w:hint="eastAsia" w:ascii="宋体" w:hAnsi="宋体" w:cs="宋体"/>
          <w:sz w:val="21"/>
          <w:szCs w:val="21"/>
          <w:lang w:val="en-US" w:eastAsia="zh-CN"/>
        </w:rPr>
        <w:t>k</w:t>
      </w:r>
      <w:r>
        <w:rPr>
          <w:rFonts w:hint="eastAsia" w:ascii="宋体" w:hAnsi="宋体" w:eastAsia="宋体" w:cs="宋体"/>
          <w:sz w:val="21"/>
          <w:szCs w:val="21"/>
        </w:rPr>
        <w:t>Ω，下拉电容选择</w:t>
      </w:r>
      <w:r>
        <w:rPr>
          <w:rFonts w:hint="eastAsia" w:ascii="宋体" w:hAnsi="宋体" w:eastAsia="宋体" w:cs="宋体"/>
          <w:sz w:val="21"/>
          <w:szCs w:val="21"/>
          <w:lang w:val="en-US" w:eastAsia="zh-CN"/>
        </w:rPr>
        <w:t>0.</w:t>
      </w:r>
      <w:r>
        <w:rPr>
          <w:rFonts w:hint="eastAsia" w:ascii="宋体" w:hAnsi="宋体" w:eastAsia="宋体" w:cs="宋体"/>
          <w:sz w:val="21"/>
          <w:szCs w:val="21"/>
        </w:rPr>
        <w:t>1</w:t>
      </w:r>
      <w:r>
        <w:rPr>
          <w:rFonts w:hint="eastAsia" w:ascii="宋体" w:hAnsi="宋体" w:eastAsia="宋体" w:cs="宋体"/>
          <w:sz w:val="21"/>
          <w:szCs w:val="21"/>
          <w:lang w:val="en-US" w:eastAsia="zh-CN"/>
        </w:rPr>
        <w:t>u</w:t>
      </w:r>
      <w:r>
        <w:rPr>
          <w:rFonts w:hint="eastAsia" w:ascii="宋体" w:hAnsi="宋体" w:eastAsia="宋体" w:cs="宋体"/>
          <w:sz w:val="21"/>
          <w:szCs w:val="21"/>
        </w:rPr>
        <w:t>F.其原理为：由于阻容串</w:t>
      </w:r>
      <w:r>
        <w:rPr>
          <w:rFonts w:hint="eastAsia" w:cs="宋体"/>
          <w:sz w:val="21"/>
          <w:szCs w:val="21"/>
          <w:lang w:eastAsia="zh-CN"/>
        </w:rPr>
        <w:t>联</w:t>
      </w:r>
      <w:r>
        <w:rPr>
          <w:rFonts w:hint="eastAsia" w:ascii="宋体" w:hAnsi="宋体" w:eastAsia="宋体" w:cs="宋体"/>
          <w:sz w:val="21"/>
          <w:szCs w:val="21"/>
        </w:rPr>
        <w:t>电路中电容C</w:t>
      </w:r>
      <w:r>
        <w:rPr>
          <w:rFonts w:hint="eastAsia" w:ascii="宋体" w:hAnsi="宋体" w:eastAsia="宋体" w:cs="宋体"/>
          <w:sz w:val="21"/>
          <w:szCs w:val="21"/>
          <w:lang w:val="en-US" w:eastAsia="zh-CN"/>
        </w:rPr>
        <w:t>1</w:t>
      </w:r>
      <w:r>
        <w:rPr>
          <w:rFonts w:hint="eastAsia" w:ascii="宋体" w:hAnsi="宋体" w:eastAsia="宋体" w:cs="宋体"/>
          <w:sz w:val="21"/>
          <w:szCs w:val="21"/>
        </w:rPr>
        <w:t>5两端电压不能突变，因此在上电时，NRST端会维持一段时间的低电平，起到低电平复位信号的作用，随着Vcc电源通过电阻R</w:t>
      </w:r>
      <w:r>
        <w:rPr>
          <w:rFonts w:hint="eastAsia" w:ascii="宋体" w:hAnsi="宋体" w:eastAsia="宋体" w:cs="宋体"/>
          <w:sz w:val="21"/>
          <w:szCs w:val="21"/>
          <w:lang w:val="en-US" w:eastAsia="zh-CN"/>
        </w:rPr>
        <w:t>21</w:t>
      </w:r>
      <w:r>
        <w:rPr>
          <w:rFonts w:hint="eastAsia" w:ascii="宋体" w:hAnsi="宋体" w:eastAsia="宋体" w:cs="宋体"/>
          <w:sz w:val="21"/>
          <w:szCs w:val="21"/>
        </w:rPr>
        <w:t>向电容C</w:t>
      </w:r>
      <w:r>
        <w:rPr>
          <w:rFonts w:hint="eastAsia" w:ascii="宋体" w:hAnsi="宋体" w:eastAsia="宋体" w:cs="宋体"/>
          <w:sz w:val="21"/>
          <w:szCs w:val="21"/>
          <w:lang w:val="en-US" w:eastAsia="zh-CN"/>
        </w:rPr>
        <w:t>1</w:t>
      </w:r>
      <w:r>
        <w:rPr>
          <w:rFonts w:hint="eastAsia" w:ascii="宋体" w:hAnsi="宋体" w:eastAsia="宋体" w:cs="宋体"/>
          <w:sz w:val="21"/>
          <w:szCs w:val="21"/>
        </w:rPr>
        <w:t>5充电，C</w:t>
      </w:r>
      <w:r>
        <w:rPr>
          <w:rFonts w:hint="eastAsia" w:ascii="宋体" w:hAnsi="宋体" w:eastAsia="宋体" w:cs="宋体"/>
          <w:sz w:val="21"/>
          <w:szCs w:val="21"/>
          <w:lang w:val="en-US" w:eastAsia="zh-CN"/>
        </w:rPr>
        <w:t>1</w:t>
      </w:r>
      <w:r>
        <w:rPr>
          <w:rFonts w:hint="eastAsia" w:ascii="宋体" w:hAnsi="宋体" w:eastAsia="宋体" w:cs="宋体"/>
          <w:sz w:val="21"/>
          <w:szCs w:val="21"/>
        </w:rPr>
        <w:t>5两端的电压差逐渐增大，经过一段时间后变为高电平，上电复位信号结束。BOOT0接下拉电阻至地，BOOT1悬空，芯片启动方式设置为用户闪存储存器启动。晶振电路即</w:t>
      </w:r>
      <w:r>
        <w:rPr>
          <w:rFonts w:hint="eastAsia" w:cs="宋体"/>
          <w:sz w:val="21"/>
          <w:szCs w:val="21"/>
          <w:lang w:val="en-US" w:eastAsia="zh-CN"/>
        </w:rPr>
        <w:t>时钟</w:t>
      </w:r>
      <w:r>
        <w:rPr>
          <w:rFonts w:hint="eastAsia" w:ascii="宋体" w:hAnsi="宋体" w:eastAsia="宋体" w:cs="宋体"/>
          <w:sz w:val="21"/>
          <w:szCs w:val="21"/>
        </w:rPr>
        <w:t>电路，给STM32单片机提供系统时钟。本设计晶振</w:t>
      </w:r>
      <w:r>
        <w:rPr>
          <w:rFonts w:hint="eastAsia" w:ascii="宋体" w:hAnsi="宋体" w:eastAsia="宋体" w:cs="宋体"/>
          <w:sz w:val="21"/>
          <w:szCs w:val="21"/>
          <w:lang w:val="en-US" w:eastAsia="zh-CN"/>
        </w:rPr>
        <w:t>采用内部</w:t>
      </w:r>
      <w:r>
        <w:rPr>
          <w:rFonts w:hint="eastAsia" w:ascii="宋体" w:hAnsi="宋体" w:eastAsia="宋体" w:cs="宋体"/>
          <w:sz w:val="21"/>
          <w:szCs w:val="21"/>
        </w:rPr>
        <w:t>8MHz，通过分频器最高可达72MHz。串行调试（SWD）电路用于程序下载，</w:t>
      </w:r>
      <w:r>
        <w:rPr>
          <w:rFonts w:hint="eastAsia" w:ascii="宋体" w:hAnsi="宋体" w:eastAsia="宋体" w:cs="宋体"/>
          <w:sz w:val="21"/>
          <w:szCs w:val="21"/>
          <w:lang w:val="en-US" w:eastAsia="zh-CN"/>
        </w:rPr>
        <w:t>相较</w:t>
      </w:r>
      <w:r>
        <w:rPr>
          <w:rFonts w:hint="eastAsia" w:ascii="宋体" w:hAnsi="宋体" w:eastAsia="宋体" w:cs="宋体"/>
          <w:sz w:val="21"/>
          <w:szCs w:val="21"/>
        </w:rPr>
        <w:t>JTAG调试接口至少占用芯片5-6个引脚，</w:t>
      </w:r>
      <w:r>
        <w:rPr>
          <w:rFonts w:hint="eastAsia" w:ascii="宋体" w:hAnsi="宋体" w:eastAsia="宋体" w:cs="宋体"/>
          <w:sz w:val="21"/>
          <w:szCs w:val="21"/>
          <w:lang w:val="en-US" w:eastAsia="zh-CN"/>
        </w:rPr>
        <w:t>无法适合引脚较少的MCU</w:t>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70500" cy="2927350"/>
            <wp:effectExtent l="0" t="0" r="6350" b="6350"/>
            <wp:docPr id="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pic:cNvPicPr>
                      <a:picLocks noChangeAspect="1"/>
                    </pic:cNvPicPr>
                  </pic:nvPicPr>
                  <pic:blipFill>
                    <a:blip r:embed="rId31"/>
                    <a:stretch>
                      <a:fillRect/>
                    </a:stretch>
                  </pic:blipFill>
                  <pic:spPr>
                    <a:xfrm>
                      <a:off x="0" y="0"/>
                      <a:ext cx="5270500" cy="2927350"/>
                    </a:xfrm>
                    <a:prstGeom prst="rect">
                      <a:avLst/>
                    </a:prstGeom>
                    <a:noFill/>
                    <a:ln>
                      <a:noFill/>
                    </a:ln>
                  </pic:spPr>
                </pic:pic>
              </a:graphicData>
            </a:graphic>
          </wp:inline>
        </w:drawing>
      </w:r>
    </w:p>
    <w:p>
      <w:pPr>
        <w:ind w:firstLine="361"/>
        <w:jc w:val="center"/>
        <w:rPr>
          <w:rFonts w:hint="eastAsia" w:ascii="宋体" w:hAnsi="宋体" w:eastAsia="宋体" w:cs="宋体"/>
          <w:b w:val="0"/>
          <w:bCs w:val="0"/>
          <w:sz w:val="18"/>
          <w:szCs w:val="18"/>
        </w:rPr>
      </w:pPr>
      <w:r>
        <w:rPr>
          <w:rFonts w:hint="eastAsia" w:ascii="宋体" w:hAnsi="宋体" w:eastAsia="宋体" w:cs="宋体"/>
          <w:b w:val="0"/>
          <w:bCs w:val="0"/>
          <w:sz w:val="18"/>
          <w:szCs w:val="18"/>
        </w:rPr>
        <w:t>图</w:t>
      </w:r>
      <w:r>
        <w:rPr>
          <w:rFonts w:hint="eastAsia" w:ascii="宋体" w:hAnsi="宋体" w:cs="宋体"/>
          <w:b w:val="0"/>
          <w:bCs w:val="0"/>
          <w:sz w:val="18"/>
          <w:szCs w:val="18"/>
          <w:lang w:val="en-US" w:eastAsia="zh-CN"/>
        </w:rPr>
        <w:t>5.1.</w:t>
      </w:r>
      <w:r>
        <w:rPr>
          <w:rFonts w:hint="eastAsia" w:ascii="宋体" w:hAnsi="宋体" w:eastAsia="宋体" w:cs="宋体"/>
          <w:b w:val="0"/>
          <w:bCs w:val="0"/>
          <w:sz w:val="18"/>
          <w:szCs w:val="18"/>
          <w:lang w:val="en-US" w:eastAsia="zh-CN"/>
        </w:rPr>
        <w:t>1</w:t>
      </w:r>
      <w:r>
        <w:rPr>
          <w:rFonts w:hint="eastAsia" w:ascii="宋体" w:hAnsi="宋体" w:cs="宋体"/>
          <w:b w:val="0"/>
          <w:bCs w:val="0"/>
          <w:sz w:val="18"/>
          <w:szCs w:val="18"/>
          <w:lang w:val="en-US" w:eastAsia="zh-CN"/>
        </w:rPr>
        <w:t>-1</w:t>
      </w:r>
      <w:r>
        <w:rPr>
          <w:rFonts w:hint="eastAsia" w:ascii="宋体" w:hAnsi="宋体" w:eastAsia="宋体" w:cs="宋体"/>
          <w:b w:val="0"/>
          <w:bCs w:val="0"/>
          <w:sz w:val="18"/>
          <w:szCs w:val="18"/>
          <w:lang w:val="en-US" w:eastAsia="zh-CN"/>
        </w:rPr>
        <w:t xml:space="preserve"> </w:t>
      </w:r>
      <w:r>
        <w:rPr>
          <w:rFonts w:hint="eastAsia" w:ascii="宋体" w:hAnsi="宋体" w:eastAsia="宋体" w:cs="宋体"/>
          <w:b w:val="0"/>
          <w:bCs w:val="0"/>
          <w:sz w:val="18"/>
          <w:szCs w:val="18"/>
        </w:rPr>
        <w:t>STM32最小系统电路图</w:t>
      </w:r>
    </w:p>
    <w:p>
      <w:pPr>
        <w:pStyle w:val="4"/>
        <w:bidi w:val="0"/>
        <w:rPr>
          <w:rFonts w:hint="default"/>
          <w:lang w:val="en-US" w:eastAsia="zh-CN"/>
        </w:rPr>
      </w:pPr>
      <w:bookmarkStart w:id="38" w:name="_Toc12793"/>
      <w:r>
        <w:rPr>
          <w:rFonts w:hint="eastAsia"/>
          <w:lang w:val="en-US" w:eastAsia="zh-CN"/>
        </w:rPr>
        <w:t>电源模块</w:t>
      </w:r>
      <w:bookmarkEnd w:id="38"/>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台车控制板系统设计中，电源模块主要是给系统各模块供电，必须具有稳定可靠的性能。电源模块的输入电压来自外部开关电源，开关电源输出24V的电压信号较稳定，在电源电路输入端使用了防反接电路。从开关电源输入的24V直流电需要转换成5V和3.3V直流电供给其他设备使用</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根据风险控制措施</w:t>
      </w:r>
      <w:r>
        <w:rPr>
          <w:rFonts w:hint="eastAsia" w:ascii="宋体" w:hAnsi="宋体" w:cs="宋体"/>
          <w:sz w:val="21"/>
          <w:szCs w:val="21"/>
          <w:lang w:val="en-US" w:eastAsia="zh-CN"/>
        </w:rPr>
        <w:t>，所有输出到后段的电源电流，预留使用余量</w:t>
      </w:r>
      <w:r>
        <w:rPr>
          <w:rFonts w:hint="eastAsia" w:ascii="宋体" w:hAnsi="宋体" w:eastAsia="宋体" w:cs="宋体"/>
          <w:sz w:val="21"/>
          <w:szCs w:val="21"/>
          <w:lang w:val="en-US" w:eastAsia="zh-CN"/>
        </w:rPr>
        <w:t>。结合近期元器件缺料价格上涨因素，本设计中24V转5V电路留有一路备用。电源模块电路如图</w:t>
      </w:r>
      <w:r>
        <w:rPr>
          <w:rFonts w:hint="eastAsia" w:ascii="宋体" w:hAnsi="宋体" w:cs="宋体"/>
          <w:sz w:val="21"/>
          <w:szCs w:val="21"/>
          <w:lang w:val="en-US" w:eastAsia="zh-CN"/>
        </w:rPr>
        <w:t>5.1.</w:t>
      </w:r>
      <w:r>
        <w:rPr>
          <w:rFonts w:hint="eastAsia" w:ascii="宋体" w:hAnsi="宋体" w:eastAsia="宋体" w:cs="宋体"/>
          <w:sz w:val="21"/>
          <w:szCs w:val="21"/>
          <w:lang w:val="en-US" w:eastAsia="zh-CN"/>
        </w:rPr>
        <w:t>2</w:t>
      </w:r>
      <w:r>
        <w:rPr>
          <w:rFonts w:hint="eastAsia" w:ascii="宋体" w:hAnsi="宋体" w:cs="宋体"/>
          <w:sz w:val="21"/>
          <w:szCs w:val="21"/>
          <w:lang w:val="en-US" w:eastAsia="zh-CN"/>
        </w:rPr>
        <w:t>-1</w:t>
      </w:r>
      <w:r>
        <w:rPr>
          <w:rFonts w:hint="eastAsia" w:ascii="宋体" w:hAnsi="宋体" w:eastAsia="宋体" w:cs="宋体"/>
          <w:sz w:val="21"/>
          <w:szCs w:val="21"/>
          <w:lang w:val="en-US"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r>
        <w:drawing>
          <wp:inline distT="0" distB="0" distL="114300" distR="114300">
            <wp:extent cx="5273040" cy="2921635"/>
            <wp:effectExtent l="0" t="0" r="3810" b="12065"/>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32">
                      <a:grayscl/>
                    </a:blip>
                    <a:stretch>
                      <a:fillRect/>
                    </a:stretch>
                  </pic:blipFill>
                  <pic:spPr>
                    <a:xfrm>
                      <a:off x="0" y="0"/>
                      <a:ext cx="5273040" cy="2921635"/>
                    </a:xfrm>
                    <a:prstGeom prst="rect">
                      <a:avLst/>
                    </a:prstGeom>
                    <a:noFill/>
                    <a:ln>
                      <a:noFill/>
                    </a:ln>
                  </pic:spPr>
                </pic:pic>
              </a:graphicData>
            </a:graphic>
          </wp:inline>
        </w:drawing>
      </w:r>
    </w:p>
    <w:p>
      <w:pPr>
        <w:ind w:firstLine="361"/>
        <w:jc w:val="center"/>
        <w:rPr>
          <w:rFonts w:hint="eastAsia" w:ascii="宋体" w:hAnsi="宋体" w:eastAsia="宋体" w:cs="宋体"/>
          <w:b w:val="0"/>
          <w:bCs w:val="0"/>
          <w:sz w:val="18"/>
          <w:szCs w:val="18"/>
        </w:rPr>
      </w:pPr>
      <w:r>
        <w:rPr>
          <w:rFonts w:hint="eastAsia" w:ascii="宋体" w:hAnsi="宋体" w:eastAsia="宋体" w:cs="宋体"/>
          <w:b w:val="0"/>
          <w:bCs w:val="0"/>
          <w:sz w:val="18"/>
          <w:szCs w:val="18"/>
        </w:rPr>
        <w:t>图</w:t>
      </w:r>
      <w:r>
        <w:rPr>
          <w:rFonts w:hint="eastAsia" w:ascii="宋体" w:hAnsi="宋体" w:eastAsia="宋体" w:cs="宋体"/>
          <w:b w:val="0"/>
          <w:bCs w:val="0"/>
          <w:sz w:val="18"/>
          <w:szCs w:val="18"/>
          <w:lang w:val="en-US" w:eastAsia="zh-CN"/>
        </w:rPr>
        <w:t>5.1</w:t>
      </w:r>
      <w:r>
        <w:rPr>
          <w:rFonts w:hint="eastAsia" w:ascii="宋体" w:hAnsi="宋体" w:cs="宋体"/>
          <w:b w:val="0"/>
          <w:bCs w:val="0"/>
          <w:sz w:val="18"/>
          <w:szCs w:val="18"/>
          <w:lang w:val="en-US" w:eastAsia="zh-CN"/>
        </w:rPr>
        <w:t>.</w:t>
      </w:r>
      <w:r>
        <w:rPr>
          <w:rFonts w:hint="eastAsia" w:ascii="宋体" w:hAnsi="宋体" w:eastAsia="宋体" w:cs="宋体"/>
          <w:b w:val="0"/>
          <w:bCs w:val="0"/>
          <w:sz w:val="18"/>
          <w:szCs w:val="18"/>
          <w:lang w:val="en-US" w:eastAsia="zh-CN"/>
        </w:rPr>
        <w:t>2</w:t>
      </w:r>
      <w:r>
        <w:rPr>
          <w:rFonts w:hint="eastAsia" w:ascii="宋体" w:hAnsi="宋体" w:cs="宋体"/>
          <w:b w:val="0"/>
          <w:bCs w:val="0"/>
          <w:sz w:val="18"/>
          <w:szCs w:val="18"/>
          <w:lang w:val="en-US" w:eastAsia="zh-CN"/>
        </w:rPr>
        <w:t>-1</w:t>
      </w:r>
      <w:r>
        <w:rPr>
          <w:rFonts w:hint="eastAsia" w:ascii="宋体" w:hAnsi="宋体" w:eastAsia="宋体" w:cs="宋体"/>
          <w:b w:val="0"/>
          <w:bCs w:val="0"/>
          <w:sz w:val="18"/>
          <w:szCs w:val="18"/>
        </w:rPr>
        <w:t xml:space="preserve"> 电源模块电路图</w:t>
      </w:r>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电源电路输入24V电压，经过</w:t>
      </w:r>
      <w:r>
        <w:rPr>
          <w:rFonts w:hint="eastAsia" w:cs="宋体"/>
          <w:sz w:val="21"/>
          <w:szCs w:val="21"/>
          <w:lang w:val="en-US" w:eastAsia="zh-CN"/>
        </w:rPr>
        <w:t>D4 TVS管抑制尖峰电压再经过</w:t>
      </w:r>
      <w:r>
        <w:rPr>
          <w:rFonts w:hint="eastAsia" w:ascii="宋体" w:hAnsi="宋体" w:eastAsia="宋体" w:cs="宋体"/>
          <w:sz w:val="21"/>
          <w:szCs w:val="21"/>
          <w:lang w:val="en-US" w:eastAsia="zh-CN"/>
        </w:rPr>
        <w:t>防反接场效应管后输入到DC-DC电源芯片。在设计低速电路时，通常的做法是在芯片的每个电源管脚上添加一些0.1uF的电容，另外再增加几个容量为100uF左右的大电容。 另外，还需要在一些芯片的电源管脚添加电感等感性元件，这样可以形成有去耦作用的去耦网络。使用TPS54202DC-DC芯片，将24V电压转换成5V的电压。TPS54202是一款输入电压范围为4.5V至28V的2A同步降压转换器。该器件包含两个集成式开关场效应晶体管 (FET) 并且具备内部回路补偿和 5ms 内部软启动功能，可降低组件数。通过集成 MOSFET 并采用 SOT-23-6 封装，TPS54202获得了高功率密度，并且在印刷电路板 (PCB) 上的占用空间非常小。通过设置BOOT和SW端的接地电阻，可设置输出电压。台车控制板系统中，5V电压需要供给按键指示灯、供电指示灯、UPS电池状态指示灯及UPS的USB通讯。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5V电压经过ME621</w:t>
      </w:r>
      <w:r>
        <w:rPr>
          <w:rFonts w:hint="eastAsia" w:cs="宋体"/>
          <w:sz w:val="21"/>
          <w:szCs w:val="21"/>
          <w:lang w:val="en-US" w:eastAsia="zh-CN"/>
        </w:rPr>
        <w:t>1</w:t>
      </w:r>
      <w:r>
        <w:rPr>
          <w:rFonts w:hint="eastAsia" w:ascii="宋体" w:hAnsi="宋体" w:eastAsia="宋体" w:cs="宋体"/>
          <w:sz w:val="21"/>
          <w:szCs w:val="21"/>
          <w:lang w:val="en-US" w:eastAsia="zh-CN"/>
        </w:rPr>
        <w:t>A33M3G低压差线性稳压器(LDO)转换为3.3V电压。该LDO输入输出电源引脚端均接去耦电容和旁路电容，避免系统各模块之间的电压串扰。本系统中，3.3V电压除需要给STM32单片机供电外，还要给光耦、按键和脚踏与单片机I/O连接端供电。</w:t>
      </w:r>
    </w:p>
    <w:p>
      <w:pPr>
        <w:pStyle w:val="4"/>
        <w:bidi w:val="0"/>
        <w:rPr>
          <w:rFonts w:hint="default"/>
          <w:lang w:val="en-US" w:eastAsia="zh-CN"/>
        </w:rPr>
      </w:pPr>
      <w:bookmarkStart w:id="39" w:name="_Toc9367"/>
      <w:r>
        <w:rPr>
          <w:rFonts w:hint="eastAsia"/>
          <w:lang w:val="en-US" w:eastAsia="zh-CN"/>
        </w:rPr>
        <w:t>机械臂电源开关模块</w:t>
      </w:r>
      <w:bookmarkEnd w:id="39"/>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机械臂控制箱电源开关模块的功能是控制机械臂的电源开关。机械臂控制箱上有对应的ON/OFF接口，通过控制ON/OFF接口的高电平，分别实现机械臂开机和关机。此外机械臂控制箱提供12V的直流电输出，因此只要控制机械臂控制箱开关ON/OFF信号与12V电压信号的通断，即可控制机械臂开关。</w:t>
      </w:r>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台车控制板设计中，由于单片机的部分I/O口能容忍的电压最大值为5V，部分只能容忍3.3V电压，因此需要通过光电隔离器实现单片机I/O口信号与机械臂控制箱信号的电气隔离。机械臂的开关机使用同一个按键，其开关机原理是：当电源按键被按下时，产生一个下降沿信号，单片机通过判断控制箱的上电反馈信号是否有效，对应管脚输出低电平，将机械臂控制箱对应管脚拉高，执行开机或关机任务。同时，在机械臂开关机过程及完成后，将按键指示灯点亮，提示开关机状态。机械臂开关机模块如图</w:t>
      </w:r>
      <w:r>
        <w:rPr>
          <w:rFonts w:hint="eastAsia" w:ascii="宋体" w:hAnsi="宋体" w:cs="宋体"/>
          <w:sz w:val="21"/>
          <w:szCs w:val="21"/>
          <w:lang w:val="en-US" w:eastAsia="zh-CN"/>
        </w:rPr>
        <w:t>5.1.</w:t>
      </w:r>
      <w:r>
        <w:rPr>
          <w:rFonts w:hint="eastAsia" w:ascii="宋体" w:hAnsi="宋体" w:eastAsia="宋体" w:cs="宋体"/>
          <w:sz w:val="21"/>
          <w:szCs w:val="21"/>
          <w:lang w:val="en-US" w:eastAsia="zh-CN"/>
        </w:rPr>
        <w:t>3</w:t>
      </w:r>
      <w:r>
        <w:rPr>
          <w:rFonts w:hint="eastAsia" w:ascii="宋体" w:hAnsi="宋体" w:cs="宋体"/>
          <w:sz w:val="21"/>
          <w:szCs w:val="21"/>
          <w:lang w:val="en-US" w:eastAsia="zh-CN"/>
        </w:rPr>
        <w:t>-1</w:t>
      </w:r>
      <w:r>
        <w:rPr>
          <w:rFonts w:hint="eastAsia" w:ascii="宋体" w:hAnsi="宋体" w:eastAsia="宋体" w:cs="宋体"/>
          <w:sz w:val="21"/>
          <w:szCs w:val="21"/>
          <w:lang w:val="en-US" w:eastAsia="zh-CN"/>
        </w:rPr>
        <w:t>所示。</w:t>
      </w:r>
    </w:p>
    <w:p>
      <w:pPr>
        <w:jc w:val="center"/>
      </w:pPr>
      <w:r>
        <w:drawing>
          <wp:inline distT="0" distB="0" distL="114300" distR="114300">
            <wp:extent cx="4511040" cy="3637280"/>
            <wp:effectExtent l="0" t="0" r="381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3"/>
                    <a:stretch>
                      <a:fillRect/>
                    </a:stretch>
                  </pic:blipFill>
                  <pic:spPr>
                    <a:xfrm>
                      <a:off x="0" y="0"/>
                      <a:ext cx="4511040" cy="3637280"/>
                    </a:xfrm>
                    <a:prstGeom prst="rect">
                      <a:avLst/>
                    </a:prstGeom>
                    <a:noFill/>
                    <a:ln>
                      <a:noFill/>
                    </a:ln>
                  </pic:spPr>
                </pic:pic>
              </a:graphicData>
            </a:graphic>
          </wp:inline>
        </w:drawing>
      </w:r>
    </w:p>
    <w:p>
      <w:pPr>
        <w:ind w:firstLine="361"/>
        <w:jc w:val="center"/>
        <w:rPr>
          <w:rFonts w:hint="eastAsia" w:ascii="宋体" w:hAnsi="宋体" w:eastAsia="宋体" w:cs="宋体"/>
          <w:b w:val="0"/>
          <w:bCs w:val="0"/>
          <w:sz w:val="18"/>
          <w:szCs w:val="18"/>
        </w:rPr>
      </w:pPr>
      <w:r>
        <w:rPr>
          <w:rFonts w:hint="eastAsia" w:ascii="宋体" w:hAnsi="宋体" w:eastAsia="宋体" w:cs="宋体"/>
          <w:b w:val="0"/>
          <w:bCs w:val="0"/>
          <w:sz w:val="18"/>
          <w:szCs w:val="18"/>
        </w:rPr>
        <w:t>图</w:t>
      </w:r>
      <w:r>
        <w:rPr>
          <w:rFonts w:hint="eastAsia" w:ascii="宋体" w:hAnsi="宋体" w:eastAsia="宋体" w:cs="宋体"/>
          <w:b w:val="0"/>
          <w:bCs w:val="0"/>
          <w:sz w:val="18"/>
          <w:szCs w:val="18"/>
          <w:lang w:val="en-US" w:eastAsia="zh-CN"/>
        </w:rPr>
        <w:t>5.1</w:t>
      </w:r>
      <w:r>
        <w:rPr>
          <w:rFonts w:hint="eastAsia" w:ascii="宋体" w:hAnsi="宋体" w:cs="宋体"/>
          <w:b w:val="0"/>
          <w:bCs w:val="0"/>
          <w:sz w:val="18"/>
          <w:szCs w:val="18"/>
          <w:lang w:val="en-US" w:eastAsia="zh-CN"/>
        </w:rPr>
        <w:t>.</w:t>
      </w:r>
      <w:r>
        <w:rPr>
          <w:rFonts w:hint="eastAsia" w:cs="宋体"/>
          <w:b w:val="0"/>
          <w:bCs w:val="0"/>
          <w:sz w:val="18"/>
          <w:szCs w:val="18"/>
          <w:lang w:val="en-US" w:eastAsia="zh-CN"/>
        </w:rPr>
        <w:t>3</w:t>
      </w:r>
      <w:r>
        <w:rPr>
          <w:rFonts w:hint="eastAsia" w:ascii="宋体" w:hAnsi="宋体" w:cs="宋体"/>
          <w:b w:val="0"/>
          <w:bCs w:val="0"/>
          <w:sz w:val="18"/>
          <w:szCs w:val="18"/>
          <w:lang w:val="en-US" w:eastAsia="zh-CN"/>
        </w:rPr>
        <w:t>-1</w:t>
      </w:r>
      <w:r>
        <w:rPr>
          <w:rFonts w:hint="eastAsia" w:ascii="宋体" w:hAnsi="宋体" w:eastAsia="宋体" w:cs="宋体"/>
          <w:b w:val="0"/>
          <w:bCs w:val="0"/>
          <w:sz w:val="18"/>
          <w:szCs w:val="18"/>
        </w:rPr>
        <w:t xml:space="preserve"> </w:t>
      </w:r>
      <w:r>
        <w:rPr>
          <w:rFonts w:hint="eastAsia" w:cs="宋体"/>
          <w:b w:val="0"/>
          <w:bCs w:val="0"/>
          <w:sz w:val="18"/>
          <w:szCs w:val="18"/>
          <w:lang w:val="en-US" w:eastAsia="zh-CN"/>
        </w:rPr>
        <w:t>机械臂电源开关模块</w:t>
      </w:r>
      <w:r>
        <w:rPr>
          <w:rFonts w:hint="eastAsia" w:ascii="宋体" w:hAnsi="宋体" w:eastAsia="宋体" w:cs="宋体"/>
          <w:b w:val="0"/>
          <w:bCs w:val="0"/>
          <w:sz w:val="18"/>
          <w:szCs w:val="18"/>
        </w:rPr>
        <w:t>电路图</w:t>
      </w:r>
    </w:p>
    <w:p>
      <w:pPr>
        <w:pStyle w:val="4"/>
        <w:bidi w:val="0"/>
        <w:rPr>
          <w:rFonts w:hint="default"/>
          <w:lang w:val="en-US" w:eastAsia="zh-CN"/>
        </w:rPr>
      </w:pPr>
      <w:bookmarkStart w:id="40" w:name="_Toc18471"/>
      <w:r>
        <w:rPr>
          <w:rFonts w:hint="eastAsia"/>
          <w:lang w:val="en-US" w:eastAsia="zh-CN"/>
        </w:rPr>
        <w:t>UPS通讯模块</w:t>
      </w:r>
      <w:bookmarkEnd w:id="40"/>
    </w:p>
    <w:p>
      <w:pPr>
        <w:ind w:firstLine="420" w:firstLineChars="0"/>
        <w:rPr>
          <w:rFonts w:hint="eastAsia"/>
          <w:lang w:val="en-US" w:eastAsia="zh-CN"/>
        </w:rPr>
      </w:pPr>
      <w:r>
        <w:rPr>
          <w:rFonts w:hint="eastAsia"/>
          <w:lang w:val="en-US" w:eastAsia="zh-CN"/>
        </w:rPr>
        <w:t>UPS通讯模块的功能是实现单片机与UPS的通讯。单片机的串口通过USB芯片将串口信号转换为USB数据信号实现与UPS的通讯，本电路设计中加入USBLC6低容值TVS二极管作为ESD保护，同时数据线采用差分布线方式来增强数据传输抗干扰性能。该USB芯片可配置为主机或从机模式，因UPS为从机，所以单片机需要将USB设置为主机。同时该USB芯片提供了并口和串口的方式和单片机连接，本电路设计中选用常用的并口连接方式。与UPS通讯的UPS通讯模块电路如图5.1.4-1所示。</w:t>
      </w:r>
    </w:p>
    <w:p>
      <w:pPr>
        <w:ind w:firstLine="420" w:firstLineChars="0"/>
      </w:pPr>
      <w:r>
        <w:drawing>
          <wp:inline distT="0" distB="0" distL="114300" distR="114300">
            <wp:extent cx="5273040" cy="2292350"/>
            <wp:effectExtent l="0" t="0" r="3810" b="1270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34">
                      <a:grayscl/>
                    </a:blip>
                    <a:stretch>
                      <a:fillRect/>
                    </a:stretch>
                  </pic:blipFill>
                  <pic:spPr>
                    <a:xfrm>
                      <a:off x="0" y="0"/>
                      <a:ext cx="5273040" cy="2292350"/>
                    </a:xfrm>
                    <a:prstGeom prst="rect">
                      <a:avLst/>
                    </a:prstGeom>
                    <a:noFill/>
                    <a:ln>
                      <a:noFill/>
                    </a:ln>
                  </pic:spPr>
                </pic:pic>
              </a:graphicData>
            </a:graphic>
          </wp:inline>
        </w:drawing>
      </w:r>
    </w:p>
    <w:p>
      <w:pPr>
        <w:ind w:firstLine="361"/>
        <w:jc w:val="center"/>
        <w:rPr>
          <w:rFonts w:hint="eastAsia" w:ascii="宋体" w:hAnsi="宋体" w:eastAsia="宋体" w:cs="宋体"/>
          <w:b w:val="0"/>
          <w:bCs w:val="0"/>
          <w:sz w:val="18"/>
          <w:szCs w:val="18"/>
        </w:rPr>
      </w:pPr>
      <w:r>
        <w:rPr>
          <w:rFonts w:hint="eastAsia" w:ascii="宋体" w:hAnsi="宋体" w:eastAsia="宋体" w:cs="宋体"/>
          <w:b w:val="0"/>
          <w:bCs w:val="0"/>
          <w:sz w:val="18"/>
          <w:szCs w:val="18"/>
        </w:rPr>
        <w:t>图</w:t>
      </w:r>
      <w:r>
        <w:rPr>
          <w:rFonts w:hint="eastAsia" w:ascii="宋体" w:hAnsi="宋体" w:eastAsia="宋体" w:cs="宋体"/>
          <w:b w:val="0"/>
          <w:bCs w:val="0"/>
          <w:sz w:val="18"/>
          <w:szCs w:val="18"/>
          <w:lang w:val="en-US" w:eastAsia="zh-CN"/>
        </w:rPr>
        <w:t>5.1</w:t>
      </w:r>
      <w:r>
        <w:rPr>
          <w:rFonts w:hint="eastAsia" w:ascii="宋体" w:hAnsi="宋体" w:cs="宋体"/>
          <w:b w:val="0"/>
          <w:bCs w:val="0"/>
          <w:sz w:val="18"/>
          <w:szCs w:val="18"/>
          <w:lang w:val="en-US" w:eastAsia="zh-CN"/>
        </w:rPr>
        <w:t>.</w:t>
      </w:r>
      <w:r>
        <w:rPr>
          <w:rFonts w:hint="eastAsia" w:cs="宋体"/>
          <w:b w:val="0"/>
          <w:bCs w:val="0"/>
          <w:sz w:val="18"/>
          <w:szCs w:val="18"/>
          <w:lang w:val="en-US" w:eastAsia="zh-CN"/>
        </w:rPr>
        <w:t>4</w:t>
      </w:r>
      <w:r>
        <w:rPr>
          <w:rFonts w:hint="eastAsia" w:ascii="宋体" w:hAnsi="宋体" w:cs="宋体"/>
          <w:b w:val="0"/>
          <w:bCs w:val="0"/>
          <w:sz w:val="18"/>
          <w:szCs w:val="18"/>
          <w:lang w:val="en-US" w:eastAsia="zh-CN"/>
        </w:rPr>
        <w:t>-1</w:t>
      </w:r>
      <w:r>
        <w:rPr>
          <w:rFonts w:hint="eastAsia" w:ascii="宋体" w:hAnsi="宋体" w:eastAsia="宋体" w:cs="宋体"/>
          <w:b w:val="0"/>
          <w:bCs w:val="0"/>
          <w:sz w:val="18"/>
          <w:szCs w:val="18"/>
        </w:rPr>
        <w:t xml:space="preserve"> </w:t>
      </w:r>
      <w:r>
        <w:rPr>
          <w:rFonts w:hint="eastAsia" w:cs="宋体"/>
          <w:b w:val="0"/>
          <w:bCs w:val="0"/>
          <w:sz w:val="18"/>
          <w:szCs w:val="18"/>
          <w:lang w:val="en-US" w:eastAsia="zh-CN"/>
        </w:rPr>
        <w:t>USB通讯</w:t>
      </w:r>
      <w:r>
        <w:rPr>
          <w:rFonts w:hint="eastAsia" w:ascii="宋体" w:hAnsi="宋体" w:eastAsia="宋体" w:cs="宋体"/>
          <w:b w:val="0"/>
          <w:bCs w:val="0"/>
          <w:sz w:val="18"/>
          <w:szCs w:val="18"/>
        </w:rPr>
        <w:t>模块电路图</w:t>
      </w:r>
    </w:p>
    <w:p>
      <w:pPr>
        <w:pStyle w:val="4"/>
        <w:bidi w:val="0"/>
        <w:rPr>
          <w:rFonts w:hint="default"/>
          <w:lang w:val="en-US" w:eastAsia="zh-CN"/>
        </w:rPr>
      </w:pPr>
      <w:bookmarkStart w:id="41" w:name="_Toc31659"/>
      <w:r>
        <w:rPr>
          <w:rFonts w:hint="eastAsia"/>
          <w:lang w:val="en-US" w:eastAsia="zh-CN"/>
        </w:rPr>
        <w:t>工作站工作状态检测模块</w:t>
      </w:r>
      <w:bookmarkEnd w:id="41"/>
    </w:p>
    <w:p>
      <w:pPr>
        <w:ind w:firstLine="420" w:firstLineChars="0"/>
        <w:rPr>
          <w:rFonts w:hint="eastAsia"/>
          <w:lang w:val="en-US" w:eastAsia="zh-CN"/>
        </w:rPr>
      </w:pPr>
      <w:r>
        <w:rPr>
          <w:rFonts w:hint="eastAsia"/>
          <w:lang w:val="en-US" w:eastAsia="zh-CN"/>
        </w:rPr>
        <w:t>上位机工作状态检测模块用于检测工作站是否处于工作状态来确定UPS是否需要延时关机。台车控制板通过USB连接线与工作站连接，台车控制板通过检测USB电源来确定工作站是否处于工作状态，因USB口电压为5V单片机IO口输入检测为3.3V，因此加入一个EL817光耦做隔离，保证单片机能安全运行。工作站工作状态检测模块电路如图5.1.5-1所示。</w:t>
      </w:r>
    </w:p>
    <w:p>
      <w:pPr>
        <w:ind w:firstLine="420" w:firstLineChars="0"/>
        <w:jc w:val="center"/>
      </w:pPr>
      <w:r>
        <w:drawing>
          <wp:inline distT="0" distB="0" distL="114300" distR="114300">
            <wp:extent cx="3684270" cy="1900555"/>
            <wp:effectExtent l="0" t="0" r="11430" b="444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35"/>
                    <a:stretch>
                      <a:fillRect/>
                    </a:stretch>
                  </pic:blipFill>
                  <pic:spPr>
                    <a:xfrm>
                      <a:off x="0" y="0"/>
                      <a:ext cx="3684270" cy="1900555"/>
                    </a:xfrm>
                    <a:prstGeom prst="rect">
                      <a:avLst/>
                    </a:prstGeom>
                    <a:noFill/>
                    <a:ln>
                      <a:noFill/>
                    </a:ln>
                  </pic:spPr>
                </pic:pic>
              </a:graphicData>
            </a:graphic>
          </wp:inline>
        </w:drawing>
      </w:r>
    </w:p>
    <w:p>
      <w:pPr>
        <w:ind w:firstLine="361"/>
        <w:jc w:val="center"/>
        <w:rPr>
          <w:rFonts w:hint="eastAsia" w:ascii="宋体" w:hAnsi="宋体" w:eastAsia="宋体" w:cs="宋体"/>
          <w:b w:val="0"/>
          <w:bCs w:val="0"/>
          <w:sz w:val="18"/>
          <w:szCs w:val="18"/>
        </w:rPr>
      </w:pPr>
      <w:r>
        <w:rPr>
          <w:rFonts w:hint="eastAsia" w:ascii="宋体" w:hAnsi="宋体" w:eastAsia="宋体" w:cs="宋体"/>
          <w:b w:val="0"/>
          <w:bCs w:val="0"/>
          <w:sz w:val="18"/>
          <w:szCs w:val="18"/>
        </w:rPr>
        <w:t>图</w:t>
      </w:r>
      <w:r>
        <w:rPr>
          <w:rFonts w:hint="eastAsia" w:ascii="宋体" w:hAnsi="宋体" w:eastAsia="宋体" w:cs="宋体"/>
          <w:b w:val="0"/>
          <w:bCs w:val="0"/>
          <w:sz w:val="18"/>
          <w:szCs w:val="18"/>
          <w:lang w:val="en-US" w:eastAsia="zh-CN"/>
        </w:rPr>
        <w:t>5.1</w:t>
      </w:r>
      <w:r>
        <w:rPr>
          <w:rFonts w:hint="eastAsia" w:ascii="宋体" w:hAnsi="宋体" w:cs="宋体"/>
          <w:b w:val="0"/>
          <w:bCs w:val="0"/>
          <w:sz w:val="18"/>
          <w:szCs w:val="18"/>
          <w:lang w:val="en-US" w:eastAsia="zh-CN"/>
        </w:rPr>
        <w:t>.</w:t>
      </w:r>
      <w:r>
        <w:rPr>
          <w:rFonts w:hint="eastAsia" w:cs="宋体"/>
          <w:b w:val="0"/>
          <w:bCs w:val="0"/>
          <w:sz w:val="18"/>
          <w:szCs w:val="18"/>
          <w:lang w:val="en-US" w:eastAsia="zh-CN"/>
        </w:rPr>
        <w:t>5</w:t>
      </w:r>
      <w:r>
        <w:rPr>
          <w:rFonts w:hint="eastAsia" w:ascii="宋体" w:hAnsi="宋体" w:cs="宋体"/>
          <w:b w:val="0"/>
          <w:bCs w:val="0"/>
          <w:sz w:val="18"/>
          <w:szCs w:val="18"/>
          <w:lang w:val="en-US" w:eastAsia="zh-CN"/>
        </w:rPr>
        <w:t>-1</w:t>
      </w:r>
      <w:r>
        <w:rPr>
          <w:rFonts w:hint="eastAsia" w:ascii="宋体" w:hAnsi="宋体" w:eastAsia="宋体" w:cs="宋体"/>
          <w:b w:val="0"/>
          <w:bCs w:val="0"/>
          <w:sz w:val="18"/>
          <w:szCs w:val="18"/>
        </w:rPr>
        <w:t xml:space="preserve"> </w:t>
      </w:r>
      <w:r>
        <w:rPr>
          <w:rFonts w:hint="eastAsia" w:cs="宋体"/>
          <w:b w:val="0"/>
          <w:bCs w:val="0"/>
          <w:sz w:val="18"/>
          <w:szCs w:val="18"/>
          <w:lang w:val="en-US" w:eastAsia="zh-CN"/>
        </w:rPr>
        <w:t>上位机工作状态检测</w:t>
      </w:r>
      <w:r>
        <w:rPr>
          <w:rFonts w:hint="eastAsia" w:ascii="宋体" w:hAnsi="宋体" w:eastAsia="宋体" w:cs="宋体"/>
          <w:b w:val="0"/>
          <w:bCs w:val="0"/>
          <w:sz w:val="18"/>
          <w:szCs w:val="18"/>
        </w:rPr>
        <w:t>模块电路图</w:t>
      </w:r>
    </w:p>
    <w:p>
      <w:pPr>
        <w:pStyle w:val="4"/>
        <w:bidi w:val="0"/>
        <w:rPr>
          <w:rFonts w:hint="default"/>
          <w:lang w:val="en-US" w:eastAsia="zh-CN"/>
        </w:rPr>
      </w:pPr>
      <w:bookmarkStart w:id="42" w:name="_Toc5429"/>
      <w:r>
        <w:rPr>
          <w:rFonts w:hint="eastAsia"/>
          <w:lang w:val="en-US" w:eastAsia="zh-CN"/>
        </w:rPr>
        <w:t>指示灯模块</w:t>
      </w:r>
      <w:bookmarkEnd w:id="42"/>
    </w:p>
    <w:p>
      <w:pPr>
        <w:ind w:firstLine="420" w:firstLineChars="0"/>
        <w:rPr>
          <w:rFonts w:hint="default"/>
          <w:lang w:val="en-US" w:eastAsia="zh-CN"/>
        </w:rPr>
      </w:pPr>
      <w:r>
        <w:rPr>
          <w:rFonts w:hint="eastAsia"/>
          <w:lang w:val="en-US" w:eastAsia="zh-CN"/>
        </w:rPr>
        <w:t>指示灯模块主要用于指示UPS电池状态以及供电状态。采用单片机IO口控制NMOS（2N7002）来实现指示灯的点亮或熄灭。指示灯模块电路如图5.1.7-1所示。</w:t>
      </w:r>
    </w:p>
    <w:p>
      <w:pPr>
        <w:jc w:val="center"/>
        <w:rPr>
          <w:rFonts w:hint="default"/>
          <w:lang w:val="en-US" w:eastAsia="zh-CN"/>
        </w:rPr>
      </w:pPr>
      <w:r>
        <w:drawing>
          <wp:inline distT="0" distB="0" distL="114300" distR="114300">
            <wp:extent cx="2682240" cy="2568575"/>
            <wp:effectExtent l="0" t="0" r="3810" b="317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36"/>
                    <a:stretch>
                      <a:fillRect/>
                    </a:stretch>
                  </pic:blipFill>
                  <pic:spPr>
                    <a:xfrm>
                      <a:off x="0" y="0"/>
                      <a:ext cx="2682240" cy="2568575"/>
                    </a:xfrm>
                    <a:prstGeom prst="rect">
                      <a:avLst/>
                    </a:prstGeom>
                    <a:noFill/>
                    <a:ln>
                      <a:noFill/>
                    </a:ln>
                  </pic:spPr>
                </pic:pic>
              </a:graphicData>
            </a:graphic>
          </wp:inline>
        </w:drawing>
      </w:r>
    </w:p>
    <w:p>
      <w:pPr>
        <w:pStyle w:val="3"/>
        <w:bidi w:val="0"/>
        <w:rPr>
          <w:rFonts w:hint="default"/>
          <w:lang w:val="en-US" w:eastAsia="zh-CN"/>
        </w:rPr>
      </w:pPr>
      <w:bookmarkStart w:id="43" w:name="_Toc16456"/>
      <w:r>
        <w:rPr>
          <w:rFonts w:hint="eastAsia"/>
          <w:lang w:val="en-US" w:eastAsia="zh-CN"/>
        </w:rPr>
        <w:t>升降控制板</w:t>
      </w:r>
      <w:bookmarkEnd w:id="43"/>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升降控制板主要包括STM32微控制单元模块、电源模块、加速度传感器模块、UART串口通讯模块、按键输入检测模块、立柱驱动模块和电流传感器模块</w:t>
      </w:r>
      <w:r>
        <w:rPr>
          <w:rFonts w:hint="eastAsia" w:cs="宋体"/>
          <w:sz w:val="21"/>
          <w:szCs w:val="21"/>
          <w:lang w:val="en-US" w:eastAsia="zh-CN"/>
        </w:rPr>
        <w:t>等</w:t>
      </w:r>
      <w:r>
        <w:rPr>
          <w:rFonts w:hint="eastAsia" w:ascii="宋体" w:hAnsi="宋体" w:eastAsia="宋体" w:cs="宋体"/>
          <w:sz w:val="21"/>
          <w:szCs w:val="21"/>
          <w:lang w:val="en-US" w:eastAsia="zh-CN"/>
        </w:rPr>
        <w:t>。</w:t>
      </w:r>
    </w:p>
    <w:p>
      <w:pPr>
        <w:pStyle w:val="4"/>
        <w:bidi w:val="0"/>
        <w:rPr>
          <w:rFonts w:hint="eastAsia"/>
          <w:lang w:val="en-US" w:eastAsia="zh-CN"/>
        </w:rPr>
      </w:pPr>
      <w:bookmarkStart w:id="44" w:name="_Toc23590"/>
      <w:r>
        <w:rPr>
          <w:rFonts w:hint="eastAsia"/>
          <w:lang w:val="en-US" w:eastAsia="zh-CN"/>
        </w:rPr>
        <w:t>STM32微控制单元模块</w:t>
      </w:r>
      <w:bookmarkEnd w:id="44"/>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次设计选择了STM32F103RCT6作为微控制单元（MCU），以该MCU为核心，实现升降控制板的多功能控制。其内核是基于ARM32位的Cortex-M3的CPU，内核频率达72MHz,具有51个I/O口,程序存储器类型为FLASH,容量为256kB。外接设备包括12通道的DMA,3个12位的ADC和3个12位的DAC、11路TIMER定时器等。同时，该芯片支持2.0-3.6V的电源供电。</w:t>
      </w:r>
    </w:p>
    <w:p>
      <w:pPr>
        <w:pStyle w:val="1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STM32最小系统由晶振电路、复位电路、SWD下载电路等组成。为确保单片机系统中电路稳定可靠</w:t>
      </w:r>
      <w:r>
        <w:rPr>
          <w:rFonts w:hint="eastAsia" w:cs="宋体"/>
          <w:sz w:val="21"/>
          <w:szCs w:val="21"/>
          <w:lang w:val="en-US" w:eastAsia="zh-CN"/>
        </w:rPr>
        <w:t>的</w:t>
      </w:r>
      <w:r>
        <w:rPr>
          <w:rFonts w:hint="eastAsia" w:ascii="宋体" w:hAnsi="宋体" w:eastAsia="宋体" w:cs="宋体"/>
          <w:sz w:val="21"/>
          <w:szCs w:val="21"/>
          <w:lang w:val="en-US" w:eastAsia="zh-CN"/>
        </w:rPr>
        <w:t>工作，复位电路是必不可少的。复位电路用于芯片复位，本次设计采用上电复位的方式复位，上拉电阻选择100kΩ，下拉电容选择</w:t>
      </w:r>
      <w:r>
        <w:rPr>
          <w:rFonts w:hint="eastAsia" w:cs="宋体"/>
          <w:sz w:val="21"/>
          <w:szCs w:val="21"/>
          <w:lang w:val="en-US" w:eastAsia="zh-CN"/>
        </w:rPr>
        <w:t>0.1uF</w:t>
      </w:r>
      <w:r>
        <w:rPr>
          <w:rFonts w:hint="eastAsia" w:ascii="宋体" w:hAnsi="宋体" w:eastAsia="宋体" w:cs="宋体"/>
          <w:sz w:val="21"/>
          <w:szCs w:val="21"/>
          <w:lang w:val="en-US" w:eastAsia="zh-CN"/>
        </w:rPr>
        <w:t>.其原理为：由于阻容</w:t>
      </w:r>
      <w:r>
        <w:rPr>
          <w:rFonts w:hint="eastAsia"/>
          <w:lang w:val="en-US" w:eastAsia="zh-CN"/>
        </w:rPr>
        <w:t>串联</w:t>
      </w:r>
      <w:r>
        <w:rPr>
          <w:rFonts w:hint="eastAsia" w:ascii="宋体" w:hAnsi="宋体" w:eastAsia="宋体" w:cs="宋体"/>
          <w:sz w:val="21"/>
          <w:szCs w:val="21"/>
          <w:lang w:val="en-US" w:eastAsia="zh-CN"/>
        </w:rPr>
        <w:t>电路中电容C</w:t>
      </w:r>
      <w:r>
        <w:rPr>
          <w:rFonts w:hint="eastAsia" w:cs="宋体"/>
          <w:sz w:val="21"/>
          <w:szCs w:val="21"/>
          <w:lang w:val="en-US" w:eastAsia="zh-CN"/>
        </w:rPr>
        <w:t>4</w:t>
      </w:r>
      <w:r>
        <w:rPr>
          <w:rFonts w:hint="eastAsia" w:ascii="宋体" w:hAnsi="宋体" w:eastAsia="宋体" w:cs="宋体"/>
          <w:sz w:val="21"/>
          <w:szCs w:val="21"/>
          <w:lang w:val="en-US" w:eastAsia="zh-CN"/>
        </w:rPr>
        <w:t>两端电压不能突变，因此在上电时，NRST端会维持一段时间的低电平，起到低电平复位信号的作用，随着Vcc电源通过电阻R</w:t>
      </w:r>
      <w:r>
        <w:rPr>
          <w:rFonts w:hint="eastAsia" w:cs="宋体"/>
          <w:sz w:val="21"/>
          <w:szCs w:val="21"/>
          <w:lang w:val="en-US" w:eastAsia="zh-CN"/>
        </w:rPr>
        <w:t>4</w:t>
      </w:r>
      <w:r>
        <w:rPr>
          <w:rFonts w:hint="eastAsia" w:ascii="宋体" w:hAnsi="宋体" w:eastAsia="宋体" w:cs="宋体"/>
          <w:sz w:val="21"/>
          <w:szCs w:val="21"/>
          <w:lang w:val="en-US" w:eastAsia="zh-CN"/>
        </w:rPr>
        <w:t>向电容C</w:t>
      </w:r>
      <w:r>
        <w:rPr>
          <w:rFonts w:hint="eastAsia" w:cs="宋体"/>
          <w:sz w:val="21"/>
          <w:szCs w:val="21"/>
          <w:lang w:val="en-US" w:eastAsia="zh-CN"/>
        </w:rPr>
        <w:t>4</w:t>
      </w:r>
      <w:r>
        <w:rPr>
          <w:rFonts w:hint="eastAsia" w:ascii="宋体" w:hAnsi="宋体" w:eastAsia="宋体" w:cs="宋体"/>
          <w:sz w:val="21"/>
          <w:szCs w:val="21"/>
          <w:lang w:val="en-US" w:eastAsia="zh-CN"/>
        </w:rPr>
        <w:t>充电，C</w:t>
      </w:r>
      <w:r>
        <w:rPr>
          <w:rFonts w:hint="eastAsia" w:cs="宋体"/>
          <w:sz w:val="21"/>
          <w:szCs w:val="21"/>
          <w:lang w:val="en-US" w:eastAsia="zh-CN"/>
        </w:rPr>
        <w:t>4</w:t>
      </w:r>
      <w:r>
        <w:rPr>
          <w:rFonts w:hint="eastAsia" w:ascii="宋体" w:hAnsi="宋体" w:eastAsia="宋体" w:cs="宋体"/>
          <w:sz w:val="21"/>
          <w:szCs w:val="21"/>
          <w:lang w:val="en-US" w:eastAsia="zh-CN"/>
        </w:rPr>
        <w:t>两端的电压差逐渐增大，经过一段时间后变为高电平，上电复位信号结束。BOOT0接下拉电阻至地，BOOT1悬空，芯片启动方式设置为用户闪存储存器启动。晶振电路即时钟电路，给STM32单片机提供系统时钟。本次设计晶振电路外接8MHz的晶振为高速外部时钟（HSE），通过分频器最高可达72MHz。串行调试（SWD）电路用于程序下载，与JTAG调试接口相比占用引脚更少，适合引脚较少的MCU。STM32微控制单元模块电路如图</w:t>
      </w:r>
      <w:r>
        <w:rPr>
          <w:rFonts w:hint="eastAsia" w:cs="宋体"/>
          <w:sz w:val="21"/>
          <w:szCs w:val="21"/>
          <w:lang w:val="en-US" w:eastAsia="zh-CN"/>
        </w:rPr>
        <w:t>5</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2.1</w:t>
      </w:r>
      <w:r>
        <w:rPr>
          <w:rFonts w:hint="eastAsia" w:ascii="宋体" w:hAnsi="宋体" w:cs="宋体"/>
          <w:sz w:val="21"/>
          <w:szCs w:val="21"/>
          <w:lang w:val="en-US" w:eastAsia="zh-CN"/>
        </w:rPr>
        <w:t>-1</w:t>
      </w:r>
      <w:r>
        <w:rPr>
          <w:rFonts w:hint="eastAsia" w:ascii="宋体" w:hAnsi="宋体" w:eastAsia="宋体" w:cs="宋体"/>
          <w:sz w:val="21"/>
          <w:szCs w:val="21"/>
          <w:lang w:val="en-US" w:eastAsia="zh-CN"/>
        </w:rPr>
        <w:t>所示。</w:t>
      </w:r>
    </w:p>
    <w:p>
      <w:r>
        <w:drawing>
          <wp:inline distT="0" distB="0" distL="114300" distR="114300">
            <wp:extent cx="5271135" cy="2439035"/>
            <wp:effectExtent l="0" t="0" r="5715" b="1841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7"/>
                    <a:stretch>
                      <a:fillRect/>
                    </a:stretch>
                  </pic:blipFill>
                  <pic:spPr>
                    <a:xfrm>
                      <a:off x="0" y="0"/>
                      <a:ext cx="5271135" cy="2439035"/>
                    </a:xfrm>
                    <a:prstGeom prst="rect">
                      <a:avLst/>
                    </a:prstGeom>
                    <a:noFill/>
                    <a:ln>
                      <a:noFill/>
                    </a:ln>
                  </pic:spPr>
                </pic:pic>
              </a:graphicData>
            </a:graphic>
          </wp:inline>
        </w:drawing>
      </w:r>
    </w:p>
    <w:p>
      <w:pPr>
        <w:ind w:firstLine="420" w:firstLineChars="0"/>
        <w:jc w:val="center"/>
        <w:rPr>
          <w:rFonts w:hint="eastAsia" w:ascii="宋体" w:hAnsi="宋体" w:eastAsia="宋体" w:cs="宋体"/>
          <w:b w:val="0"/>
          <w:bCs w:val="0"/>
          <w:sz w:val="18"/>
          <w:szCs w:val="18"/>
        </w:rPr>
      </w:pPr>
      <w:r>
        <w:rPr>
          <w:rFonts w:hint="eastAsia" w:ascii="宋体" w:hAnsi="宋体" w:eastAsia="宋体" w:cs="宋体"/>
          <w:b w:val="0"/>
          <w:bCs w:val="0"/>
          <w:sz w:val="18"/>
          <w:szCs w:val="18"/>
        </w:rPr>
        <w:t>图</w:t>
      </w:r>
      <w:r>
        <w:rPr>
          <w:rFonts w:hint="eastAsia" w:cs="宋体"/>
          <w:b w:val="0"/>
          <w:bCs w:val="0"/>
          <w:sz w:val="18"/>
          <w:szCs w:val="18"/>
          <w:lang w:val="en-US" w:eastAsia="zh-CN"/>
        </w:rPr>
        <w:t>5</w:t>
      </w:r>
      <w:r>
        <w:rPr>
          <w:rFonts w:hint="eastAsia" w:ascii="宋体" w:hAnsi="宋体" w:cs="宋体"/>
          <w:b w:val="0"/>
          <w:bCs w:val="0"/>
          <w:sz w:val="18"/>
          <w:szCs w:val="18"/>
          <w:lang w:val="en-US" w:eastAsia="zh-CN"/>
        </w:rPr>
        <w:t>.2.1-1</w:t>
      </w:r>
      <w:r>
        <w:rPr>
          <w:rFonts w:hint="eastAsia" w:ascii="宋体" w:hAnsi="宋体" w:eastAsia="宋体" w:cs="宋体"/>
          <w:b w:val="0"/>
          <w:bCs w:val="0"/>
          <w:sz w:val="18"/>
          <w:szCs w:val="18"/>
          <w:lang w:val="en-US" w:eastAsia="zh-CN"/>
        </w:rPr>
        <w:t xml:space="preserve"> </w:t>
      </w:r>
      <w:r>
        <w:rPr>
          <w:rFonts w:hint="eastAsia" w:ascii="宋体" w:hAnsi="宋体" w:eastAsia="宋体" w:cs="宋体"/>
          <w:b w:val="0"/>
          <w:bCs w:val="0"/>
          <w:sz w:val="18"/>
          <w:szCs w:val="18"/>
        </w:rPr>
        <w:t>STM32最小系统电路图</w:t>
      </w:r>
    </w:p>
    <w:p>
      <w:pPr>
        <w:pStyle w:val="4"/>
        <w:bidi w:val="0"/>
        <w:rPr>
          <w:rFonts w:hint="eastAsia"/>
        </w:rPr>
      </w:pPr>
      <w:bookmarkStart w:id="45" w:name="_Toc25786"/>
      <w:r>
        <w:rPr>
          <w:rFonts w:hint="eastAsia"/>
        </w:rPr>
        <w:t>电源模块</w:t>
      </w:r>
      <w:bookmarkEnd w:id="45"/>
    </w:p>
    <w:p>
      <w:pPr>
        <w:ind w:firstLine="420" w:firstLineChars="0"/>
        <w:rPr>
          <w:rFonts w:hint="eastAsia"/>
          <w:lang w:val="en-US" w:eastAsia="zh-CN"/>
        </w:rPr>
      </w:pPr>
      <w:r>
        <w:rPr>
          <w:rFonts w:hint="eastAsia" w:ascii="宋体" w:hAnsi="宋体" w:eastAsia="宋体" w:cs="宋体"/>
          <w:sz w:val="21"/>
          <w:szCs w:val="21"/>
          <w:lang w:val="en-US" w:eastAsia="zh-CN"/>
        </w:rPr>
        <w:t>升降控制板系统设计中，电源模块主要是给系统各模块进行供电，必须具有稳定可靠的性能。电源模块的输入电压来自外部</w:t>
      </w:r>
      <w:r>
        <w:rPr>
          <w:rFonts w:hint="eastAsia" w:ascii="宋体" w:hAnsi="宋体" w:cs="宋体"/>
          <w:sz w:val="21"/>
          <w:szCs w:val="21"/>
          <w:lang w:val="en-US" w:eastAsia="zh-CN"/>
        </w:rPr>
        <w:t>开关</w:t>
      </w:r>
      <w:r>
        <w:rPr>
          <w:rFonts w:hint="eastAsia" w:ascii="宋体" w:hAnsi="宋体" w:eastAsia="宋体" w:cs="宋体"/>
          <w:sz w:val="21"/>
          <w:szCs w:val="21"/>
          <w:lang w:val="en-US" w:eastAsia="zh-CN"/>
        </w:rPr>
        <w:t>电源，</w:t>
      </w:r>
      <w:r>
        <w:rPr>
          <w:rFonts w:hint="eastAsia" w:ascii="宋体" w:hAnsi="宋体" w:cs="宋体"/>
          <w:sz w:val="21"/>
          <w:szCs w:val="21"/>
          <w:lang w:val="en-US" w:eastAsia="zh-CN"/>
        </w:rPr>
        <w:t>开关</w:t>
      </w:r>
      <w:r>
        <w:rPr>
          <w:rFonts w:hint="eastAsia" w:ascii="宋体" w:hAnsi="宋体" w:eastAsia="宋体" w:cs="宋体"/>
          <w:sz w:val="21"/>
          <w:szCs w:val="21"/>
          <w:lang w:val="en-US" w:eastAsia="zh-CN"/>
        </w:rPr>
        <w:t>电源输出24V的电压信号较稳定，在电源电路输入端使用了防反接电路。24V直流电</w:t>
      </w:r>
      <w:r>
        <w:rPr>
          <w:rFonts w:hint="eastAsia" w:ascii="宋体" w:hAnsi="宋体" w:cs="宋体"/>
          <w:sz w:val="21"/>
          <w:szCs w:val="21"/>
          <w:lang w:val="en-US" w:eastAsia="zh-CN"/>
        </w:rPr>
        <w:t>压</w:t>
      </w:r>
      <w:r>
        <w:rPr>
          <w:rFonts w:hint="eastAsia" w:ascii="宋体" w:hAnsi="宋体" w:eastAsia="宋体" w:cs="宋体"/>
          <w:sz w:val="21"/>
          <w:szCs w:val="21"/>
          <w:lang w:val="en-US" w:eastAsia="zh-CN"/>
        </w:rPr>
        <w:t>需要转换成5V和3.3V直流电</w:t>
      </w:r>
      <w:r>
        <w:rPr>
          <w:rFonts w:hint="eastAsia" w:ascii="宋体" w:hAnsi="宋体" w:cs="宋体"/>
          <w:sz w:val="21"/>
          <w:szCs w:val="21"/>
          <w:lang w:val="en-US" w:eastAsia="zh-CN"/>
        </w:rPr>
        <w:t>压</w:t>
      </w:r>
      <w:r>
        <w:rPr>
          <w:rFonts w:hint="eastAsia" w:ascii="宋体" w:hAnsi="宋体" w:eastAsia="宋体" w:cs="宋体"/>
          <w:sz w:val="21"/>
          <w:szCs w:val="21"/>
          <w:lang w:val="en-US" w:eastAsia="zh-CN"/>
        </w:rPr>
        <w:t>供给其他设备使用</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根据风险控制措施</w:t>
      </w:r>
      <w:r>
        <w:rPr>
          <w:rFonts w:hint="eastAsia" w:ascii="宋体" w:hAnsi="宋体" w:cs="宋体"/>
          <w:sz w:val="21"/>
          <w:szCs w:val="21"/>
          <w:lang w:val="en-US" w:eastAsia="zh-CN"/>
        </w:rPr>
        <w:t>，所有输出到后段的电源电流，预留使用余量</w:t>
      </w:r>
      <w:r>
        <w:rPr>
          <w:rFonts w:hint="eastAsia" w:ascii="宋体" w:hAnsi="宋体" w:eastAsia="宋体" w:cs="宋体"/>
          <w:sz w:val="21"/>
          <w:szCs w:val="21"/>
          <w:lang w:val="en-US" w:eastAsia="zh-CN"/>
        </w:rPr>
        <w:t>。电源模块电路如图</w:t>
      </w:r>
      <w:r>
        <w:rPr>
          <w:rFonts w:hint="eastAsia" w:cs="宋体"/>
          <w:sz w:val="21"/>
          <w:szCs w:val="21"/>
          <w:lang w:val="en-US" w:eastAsia="zh-CN"/>
        </w:rPr>
        <w:t>5</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2</w:t>
      </w:r>
      <w:r>
        <w:rPr>
          <w:rFonts w:hint="eastAsia" w:ascii="宋体" w:hAnsi="宋体" w:cs="宋体"/>
          <w:sz w:val="21"/>
          <w:szCs w:val="21"/>
          <w:lang w:val="en-US" w:eastAsia="zh-CN"/>
        </w:rPr>
        <w:t>.2-1</w:t>
      </w:r>
      <w:r>
        <w:rPr>
          <w:rFonts w:hint="eastAsia" w:ascii="宋体" w:hAnsi="宋体" w:eastAsia="宋体" w:cs="宋体"/>
          <w:sz w:val="21"/>
          <w:szCs w:val="21"/>
          <w:lang w:val="en-US" w:eastAsia="zh-CN"/>
        </w:rPr>
        <w:t>所示。</w:t>
      </w:r>
    </w:p>
    <w:p>
      <w:pPr>
        <w:spacing w:line="360" w:lineRule="auto"/>
        <w:ind w:firstLine="420" w:firstLineChars="200"/>
        <w:rPr>
          <w:rFonts w:hint="eastAsia" w:ascii="宋体" w:hAnsi="宋体" w:eastAsia="宋体" w:cs="宋体"/>
        </w:rPr>
      </w:pPr>
      <w:r>
        <w:drawing>
          <wp:inline distT="0" distB="0" distL="114300" distR="114300">
            <wp:extent cx="3016250" cy="1800225"/>
            <wp:effectExtent l="0" t="0" r="12700" b="952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8"/>
                    <a:stretch>
                      <a:fillRect/>
                    </a:stretch>
                  </pic:blipFill>
                  <pic:spPr>
                    <a:xfrm>
                      <a:off x="0" y="0"/>
                      <a:ext cx="3016250" cy="1800225"/>
                    </a:xfrm>
                    <a:prstGeom prst="rect">
                      <a:avLst/>
                    </a:prstGeom>
                    <a:noFill/>
                    <a:ln>
                      <a:noFill/>
                    </a:ln>
                  </pic:spPr>
                </pic:pic>
              </a:graphicData>
            </a:graphic>
          </wp:inline>
        </w:drawing>
      </w:r>
      <w:r>
        <w:drawing>
          <wp:inline distT="0" distB="0" distL="114300" distR="114300">
            <wp:extent cx="1710055" cy="1440180"/>
            <wp:effectExtent l="0" t="0" r="4445" b="762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9"/>
                    <a:stretch>
                      <a:fillRect/>
                    </a:stretch>
                  </pic:blipFill>
                  <pic:spPr>
                    <a:xfrm>
                      <a:off x="0" y="0"/>
                      <a:ext cx="1710055" cy="1440180"/>
                    </a:xfrm>
                    <a:prstGeom prst="rect">
                      <a:avLst/>
                    </a:prstGeom>
                    <a:noFill/>
                    <a:ln>
                      <a:noFill/>
                    </a:ln>
                  </pic:spPr>
                </pic:pic>
              </a:graphicData>
            </a:graphic>
          </wp:inline>
        </w:drawing>
      </w:r>
    </w:p>
    <w:p>
      <w:pPr>
        <w:ind w:firstLine="361"/>
        <w:jc w:val="center"/>
        <w:rPr>
          <w:rFonts w:hint="eastAsia" w:ascii="宋体" w:hAnsi="宋体" w:eastAsia="宋体" w:cs="宋体"/>
          <w:b w:val="0"/>
          <w:bCs w:val="0"/>
          <w:sz w:val="18"/>
          <w:szCs w:val="18"/>
        </w:rPr>
      </w:pPr>
      <w:r>
        <w:rPr>
          <w:rFonts w:hint="eastAsia" w:ascii="宋体" w:hAnsi="宋体" w:eastAsia="宋体" w:cs="宋体"/>
          <w:b w:val="0"/>
          <w:bCs w:val="0"/>
          <w:sz w:val="18"/>
          <w:szCs w:val="18"/>
        </w:rPr>
        <w:t>图</w:t>
      </w:r>
      <w:r>
        <w:rPr>
          <w:rFonts w:hint="eastAsia" w:cs="宋体"/>
          <w:b w:val="0"/>
          <w:bCs w:val="0"/>
          <w:sz w:val="18"/>
          <w:szCs w:val="18"/>
          <w:lang w:val="en-US" w:eastAsia="zh-CN"/>
        </w:rPr>
        <w:t>5</w:t>
      </w:r>
      <w:r>
        <w:rPr>
          <w:rFonts w:hint="eastAsia" w:ascii="宋体" w:hAnsi="宋体" w:cs="宋体"/>
          <w:b w:val="0"/>
          <w:bCs w:val="0"/>
          <w:sz w:val="18"/>
          <w:szCs w:val="18"/>
          <w:lang w:val="en-US" w:eastAsia="zh-CN"/>
        </w:rPr>
        <w:t>.2.</w:t>
      </w:r>
      <w:r>
        <w:rPr>
          <w:rFonts w:hint="eastAsia" w:ascii="宋体" w:hAnsi="宋体" w:eastAsia="宋体" w:cs="宋体"/>
          <w:b w:val="0"/>
          <w:bCs w:val="0"/>
          <w:sz w:val="18"/>
          <w:szCs w:val="18"/>
          <w:lang w:val="en-US" w:eastAsia="zh-CN"/>
        </w:rPr>
        <w:t>2</w:t>
      </w:r>
      <w:r>
        <w:rPr>
          <w:rFonts w:hint="eastAsia" w:ascii="宋体" w:hAnsi="宋体" w:cs="宋体"/>
          <w:b w:val="0"/>
          <w:bCs w:val="0"/>
          <w:sz w:val="18"/>
          <w:szCs w:val="18"/>
          <w:lang w:val="en-US" w:eastAsia="zh-CN"/>
        </w:rPr>
        <w:t>-1</w:t>
      </w:r>
      <w:r>
        <w:rPr>
          <w:rFonts w:hint="eastAsia" w:ascii="宋体" w:hAnsi="宋体" w:eastAsia="宋体" w:cs="宋体"/>
          <w:b w:val="0"/>
          <w:bCs w:val="0"/>
          <w:sz w:val="18"/>
          <w:szCs w:val="18"/>
        </w:rPr>
        <w:t xml:space="preserve"> 电源模块电路图</w:t>
      </w:r>
    </w:p>
    <w:p>
      <w:pPr>
        <w:pStyle w:val="4"/>
        <w:bidi w:val="0"/>
        <w:rPr>
          <w:rFonts w:hint="eastAsia"/>
          <w:lang w:val="en-US" w:eastAsia="zh-CN"/>
        </w:rPr>
      </w:pPr>
      <w:bookmarkStart w:id="46" w:name="_Toc4446"/>
      <w:r>
        <w:rPr>
          <w:rFonts w:hint="eastAsia"/>
          <w:lang w:val="en-US" w:eastAsia="zh-CN"/>
        </w:rPr>
        <w:t>加速度传感器模块</w:t>
      </w:r>
      <w:bookmarkEnd w:id="46"/>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加速度传感器模块的功能是用于检测台车是否处于水平状态，并配合立柱驱动模块调节台车平衡。</w:t>
      </w:r>
    </w:p>
    <w:p>
      <w:pPr>
        <w:spacing w:line="360" w:lineRule="auto"/>
        <w:ind w:firstLine="420" w:firstLineChars="200"/>
        <w:rPr>
          <w:rFonts w:hint="eastAsia" w:ascii="宋体" w:hAnsi="宋体" w:cs="宋体"/>
          <w:sz w:val="21"/>
          <w:szCs w:val="21"/>
          <w:lang w:val="en-US" w:eastAsia="zh-CN"/>
        </w:rPr>
      </w:pPr>
      <w:r>
        <w:rPr>
          <w:rFonts w:hint="eastAsia" w:ascii="宋体" w:hAnsi="宋体" w:cs="宋体"/>
          <w:sz w:val="21"/>
          <w:szCs w:val="21"/>
          <w:lang w:val="en-US" w:eastAsia="zh-CN"/>
        </w:rPr>
        <w:t>本次设计选用ADI(亚德诺)的ADXL345作为加速度传感器，ADXL345是一款小而薄的超低功耗3轴加速度计，分辨率高(13位)，测量范围达±16g。数字输出数据为16位二进制补码格式，可通过SPI(3线或4线)或I2C数字接口访问。</w:t>
      </w:r>
    </w:p>
    <w:p>
      <w:pPr>
        <w:spacing w:line="360" w:lineRule="auto"/>
        <w:ind w:firstLine="420" w:firstLineChars="200"/>
        <w:rPr>
          <w:rFonts w:hint="eastAsia" w:ascii="宋体" w:hAnsi="宋体" w:cs="宋体"/>
          <w:sz w:val="21"/>
          <w:szCs w:val="21"/>
          <w:lang w:val="en-US" w:eastAsia="zh-CN"/>
        </w:rPr>
      </w:pPr>
      <w:r>
        <w:rPr>
          <w:rFonts w:hint="eastAsia" w:ascii="宋体" w:hAnsi="宋体" w:cs="宋体"/>
          <w:sz w:val="21"/>
          <w:szCs w:val="21"/>
          <w:lang w:val="en-US" w:eastAsia="zh-CN"/>
        </w:rPr>
        <w:t>ADXL345非常适合移动设备应用。它可以在倾斜检测应用中测量静态重力加速度，还可以测量运动或冲击导致的动态加速度。其高分辨率(3.9mg/LSB)，能够测量不到1.0°的倾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cs="宋体"/>
          <w:sz w:val="21"/>
          <w:szCs w:val="21"/>
          <w:lang w:val="en-US" w:eastAsia="zh-CN"/>
        </w:rPr>
        <w:t>斜角度变化。</w:t>
      </w:r>
      <w:r>
        <w:rPr>
          <w:rFonts w:hint="eastAsia" w:ascii="宋体" w:hAnsi="宋体" w:eastAsia="宋体" w:cs="宋体"/>
          <w:sz w:val="21"/>
          <w:szCs w:val="21"/>
          <w:lang w:val="en-US" w:eastAsia="zh-CN"/>
        </w:rPr>
        <w:t>加速度传感器模块电路如图</w:t>
      </w:r>
      <w:r>
        <w:rPr>
          <w:rFonts w:hint="eastAsia" w:cs="宋体"/>
          <w:sz w:val="21"/>
          <w:szCs w:val="21"/>
          <w:lang w:val="en-US" w:eastAsia="zh-CN"/>
        </w:rPr>
        <w:t>5</w:t>
      </w:r>
      <w:r>
        <w:rPr>
          <w:rFonts w:hint="eastAsia" w:ascii="宋体" w:hAnsi="宋体" w:cs="宋体"/>
          <w:sz w:val="21"/>
          <w:szCs w:val="21"/>
          <w:lang w:val="en-US" w:eastAsia="zh-CN"/>
        </w:rPr>
        <w:t>.2.</w:t>
      </w:r>
      <w:r>
        <w:rPr>
          <w:rFonts w:hint="eastAsia" w:ascii="宋体" w:hAnsi="宋体" w:eastAsia="宋体" w:cs="宋体"/>
          <w:sz w:val="21"/>
          <w:szCs w:val="21"/>
          <w:lang w:val="en-US" w:eastAsia="zh-CN"/>
        </w:rPr>
        <w:t>3</w:t>
      </w:r>
      <w:r>
        <w:rPr>
          <w:rFonts w:hint="eastAsia" w:ascii="宋体" w:hAnsi="宋体" w:cs="宋体"/>
          <w:sz w:val="21"/>
          <w:szCs w:val="21"/>
          <w:lang w:val="en-US" w:eastAsia="zh-CN"/>
        </w:rPr>
        <w:t>-1</w:t>
      </w:r>
      <w:r>
        <w:rPr>
          <w:rFonts w:hint="eastAsia" w:ascii="宋体" w:hAnsi="宋体" w:eastAsia="宋体" w:cs="宋体"/>
          <w:sz w:val="21"/>
          <w:szCs w:val="21"/>
          <w:lang w:val="en-US"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4208145" cy="1862455"/>
            <wp:effectExtent l="0" t="0" r="1905" b="444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40"/>
                    <a:stretch>
                      <a:fillRect/>
                    </a:stretch>
                  </pic:blipFill>
                  <pic:spPr>
                    <a:xfrm>
                      <a:off x="0" y="0"/>
                      <a:ext cx="4208145" cy="1862455"/>
                    </a:xfrm>
                    <a:prstGeom prst="rect">
                      <a:avLst/>
                    </a:prstGeom>
                    <a:noFill/>
                    <a:ln>
                      <a:noFill/>
                    </a:ln>
                  </pic:spPr>
                </pic:pic>
              </a:graphicData>
            </a:graphic>
          </wp:inline>
        </w:drawing>
      </w:r>
    </w:p>
    <w:p>
      <w:pPr>
        <w:ind w:firstLine="360"/>
        <w:jc w:val="center"/>
        <w:rPr>
          <w:rFonts w:hint="eastAsia" w:ascii="宋体" w:hAnsi="宋体" w:eastAsia="宋体" w:cs="宋体"/>
          <w:b w:val="0"/>
          <w:bCs w:val="0"/>
          <w:sz w:val="18"/>
          <w:szCs w:val="18"/>
        </w:rPr>
      </w:pPr>
      <w:r>
        <w:rPr>
          <w:rFonts w:hint="eastAsia" w:ascii="宋体" w:hAnsi="宋体" w:eastAsia="宋体" w:cs="宋体"/>
          <w:b w:val="0"/>
          <w:bCs w:val="0"/>
          <w:sz w:val="18"/>
          <w:szCs w:val="18"/>
        </w:rPr>
        <w:t>图</w:t>
      </w:r>
      <w:r>
        <w:rPr>
          <w:rFonts w:hint="eastAsia" w:cs="宋体"/>
          <w:b w:val="0"/>
          <w:bCs w:val="0"/>
          <w:sz w:val="18"/>
          <w:szCs w:val="18"/>
          <w:lang w:val="en-US" w:eastAsia="zh-CN"/>
        </w:rPr>
        <w:t>5</w:t>
      </w:r>
      <w:r>
        <w:rPr>
          <w:rFonts w:hint="eastAsia" w:ascii="宋体" w:hAnsi="宋体" w:cs="宋体"/>
          <w:b w:val="0"/>
          <w:bCs w:val="0"/>
          <w:sz w:val="18"/>
          <w:szCs w:val="18"/>
          <w:lang w:val="en-US" w:eastAsia="zh-CN"/>
        </w:rPr>
        <w:t>.2.</w:t>
      </w:r>
      <w:r>
        <w:rPr>
          <w:rFonts w:hint="eastAsia" w:ascii="宋体" w:hAnsi="宋体" w:eastAsia="宋体" w:cs="宋体"/>
          <w:b w:val="0"/>
          <w:bCs w:val="0"/>
          <w:sz w:val="18"/>
          <w:szCs w:val="18"/>
          <w:lang w:val="en-US" w:eastAsia="zh-CN"/>
        </w:rPr>
        <w:t>3</w:t>
      </w:r>
      <w:r>
        <w:rPr>
          <w:rFonts w:hint="eastAsia" w:ascii="宋体" w:hAnsi="宋体" w:cs="宋体"/>
          <w:b w:val="0"/>
          <w:bCs w:val="0"/>
          <w:sz w:val="18"/>
          <w:szCs w:val="18"/>
          <w:lang w:val="en-US" w:eastAsia="zh-CN"/>
        </w:rPr>
        <w:t>-1</w:t>
      </w:r>
      <w:r>
        <w:rPr>
          <w:rFonts w:hint="eastAsia" w:ascii="宋体" w:hAnsi="宋体" w:eastAsia="宋体" w:cs="宋体"/>
          <w:b w:val="0"/>
          <w:bCs w:val="0"/>
          <w:sz w:val="18"/>
          <w:szCs w:val="18"/>
        </w:rPr>
        <w:t xml:space="preserve"> </w:t>
      </w:r>
      <w:r>
        <w:rPr>
          <w:rFonts w:hint="eastAsia" w:ascii="宋体" w:hAnsi="宋体" w:cs="宋体"/>
          <w:b w:val="0"/>
          <w:bCs w:val="0"/>
          <w:sz w:val="18"/>
          <w:szCs w:val="18"/>
          <w:lang w:val="en-US" w:eastAsia="zh-CN"/>
        </w:rPr>
        <w:t>加速度传感器模块</w:t>
      </w:r>
      <w:r>
        <w:rPr>
          <w:rFonts w:hint="eastAsia" w:ascii="宋体" w:hAnsi="宋体" w:eastAsia="宋体" w:cs="宋体"/>
          <w:b w:val="0"/>
          <w:bCs w:val="0"/>
          <w:sz w:val="18"/>
          <w:szCs w:val="18"/>
        </w:rPr>
        <w:t>电路图</w:t>
      </w:r>
    </w:p>
    <w:p>
      <w:pPr>
        <w:pStyle w:val="4"/>
        <w:bidi w:val="0"/>
        <w:rPr>
          <w:rFonts w:hint="eastAsia"/>
          <w:lang w:val="en-US" w:eastAsia="zh-CN"/>
        </w:rPr>
      </w:pPr>
      <w:bookmarkStart w:id="47" w:name="_Toc29300"/>
      <w:r>
        <w:rPr>
          <w:rFonts w:hint="eastAsia"/>
          <w:lang w:val="en-US" w:eastAsia="zh-CN"/>
        </w:rPr>
        <w:t>UART串口通讯模块</w:t>
      </w:r>
      <w:bookmarkEnd w:id="47"/>
    </w:p>
    <w:p>
      <w:pPr>
        <w:spacing w:line="36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串口通讯模块的功能是实现</w:t>
      </w:r>
      <w:r>
        <w:rPr>
          <w:rFonts w:hint="eastAsia" w:cs="宋体"/>
          <w:sz w:val="21"/>
          <w:szCs w:val="21"/>
          <w:lang w:val="en-US" w:eastAsia="zh-CN"/>
        </w:rPr>
        <w:t>USB口进行程序升级的功能模块，同时还可以实现</w:t>
      </w:r>
      <w:r>
        <w:rPr>
          <w:rFonts w:hint="eastAsia" w:ascii="宋体" w:hAnsi="宋体" w:eastAsia="宋体" w:cs="宋体"/>
          <w:sz w:val="21"/>
          <w:szCs w:val="21"/>
        </w:rPr>
        <w:t>单片机与上位机（PC）的通讯</w:t>
      </w:r>
      <w:r>
        <w:rPr>
          <w:rFonts w:hint="eastAsia" w:cs="宋体"/>
          <w:sz w:val="21"/>
          <w:szCs w:val="21"/>
          <w:lang w:val="en-US" w:eastAsia="zh-CN"/>
        </w:rPr>
        <w:t>功能，以此作为一种便捷的检测方式</w:t>
      </w:r>
      <w:r>
        <w:rPr>
          <w:rFonts w:hint="eastAsia" w:ascii="宋体" w:hAnsi="宋体" w:eastAsia="宋体" w:cs="宋体"/>
          <w:sz w:val="21"/>
          <w:szCs w:val="21"/>
        </w:rPr>
        <w:t>。USB转串口的方式可实现上位机和下位机的通信, 将下位机的串口经过USB转串口芯片转换成USB接口来连接上位机。本文采用常见的CH340G芯片实现</w:t>
      </w:r>
      <w:r>
        <w:rPr>
          <w:rFonts w:hint="eastAsia" w:ascii="宋体" w:hAnsi="宋体" w:eastAsia="宋体" w:cs="宋体"/>
          <w:color w:val="000000"/>
          <w:sz w:val="21"/>
          <w:szCs w:val="21"/>
          <w:shd w:val="clear" w:color="auto" w:fill="FFFFFF"/>
        </w:rPr>
        <w:t>USB转串口</w:t>
      </w:r>
      <w:r>
        <w:rPr>
          <w:rFonts w:hint="eastAsia" w:ascii="宋体" w:hAnsi="宋体" w:eastAsia="宋体" w:cs="宋体"/>
          <w:sz w:val="21"/>
          <w:szCs w:val="21"/>
        </w:rPr>
        <w:t>，该芯片具有价格便宜，兼容性强等优势。为保护PCB板，避免器件因受到静电场等干扰而损坏，在USB2.0接口与芯片之间，增加了ESD保护电路。USB2.0的数据信号线一般选用TVS管来实现ESD防护。</w:t>
      </w:r>
      <w:r>
        <w:rPr>
          <w:rFonts w:hint="eastAsia" w:ascii="宋体" w:hAnsi="宋体" w:eastAsia="宋体" w:cs="宋体"/>
          <w:sz w:val="21"/>
          <w:szCs w:val="21"/>
          <w:lang w:eastAsia="zh-CN"/>
        </w:rPr>
        <w:t>本次设计</w:t>
      </w:r>
      <w:r>
        <w:rPr>
          <w:rFonts w:hint="eastAsia" w:ascii="宋体" w:hAnsi="宋体" w:eastAsia="宋体" w:cs="宋体"/>
          <w:sz w:val="21"/>
          <w:szCs w:val="21"/>
        </w:rPr>
        <w:t>选用意法半导体的USBLC6-2SC6二极管芯片实现USB2.0接口与CH340芯片之间数据信号线的连接。</w:t>
      </w:r>
    </w:p>
    <w:p>
      <w:pPr>
        <w:spacing w:line="36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为增强数据传输抗干扰能力，在串口转换芯片与单片机管脚之间设置了隔离电路，实现电气隔离。以往电气大都使用6N137高速光电隔离芯片 (最高速率为10 Mb/s) ,一个6N137芯片只能隔离一路通信通道,且6N137为8个引脚, 再加上6N137芯片</w:t>
      </w:r>
      <w:r>
        <w:rPr>
          <w:rFonts w:hint="eastAsia" w:ascii="宋体" w:hAnsi="宋体" w:eastAsia="宋体" w:cs="宋体"/>
          <w:sz w:val="21"/>
          <w:szCs w:val="21"/>
          <w:lang w:eastAsia="zh-CN"/>
        </w:rPr>
        <w:t>外接</w:t>
      </w:r>
      <w:r>
        <w:rPr>
          <w:rFonts w:hint="eastAsia" w:ascii="宋体" w:hAnsi="宋体" w:eastAsia="宋体" w:cs="宋体"/>
          <w:sz w:val="21"/>
          <w:szCs w:val="21"/>
        </w:rPr>
        <w:t>的限流电阻，使得电路变复杂。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eastAsia="zh-CN"/>
        </w:rPr>
        <w:t>本次设计</w:t>
      </w:r>
      <w:r>
        <w:rPr>
          <w:rFonts w:hint="eastAsia" w:ascii="宋体" w:hAnsi="宋体" w:eastAsia="宋体" w:cs="宋体"/>
          <w:sz w:val="21"/>
          <w:szCs w:val="21"/>
        </w:rPr>
        <w:t>采用</w:t>
      </w:r>
      <w:r>
        <w:rPr>
          <w:rFonts w:hint="eastAsia" w:cs="宋体"/>
          <w:sz w:val="21"/>
          <w:szCs w:val="21"/>
          <w:lang w:val="en-US" w:eastAsia="zh-CN"/>
        </w:rPr>
        <w:t>纳芯微电子</w:t>
      </w:r>
      <w:r>
        <w:rPr>
          <w:rFonts w:hint="eastAsia" w:ascii="宋体" w:hAnsi="宋体" w:eastAsia="宋体" w:cs="宋体"/>
          <w:sz w:val="21"/>
          <w:szCs w:val="21"/>
        </w:rPr>
        <w:t>推出的双通道数字隔离器NSI8121N1，与6N137相比有更高的通信速率。NSI8121N1还有体积小、性价比高、应用灵活、功耗低的特点。ESD保护加电器隔离电路的设计，使得串口通讯模块既稳定又简洁。UART串口通讯模块电路如图</w:t>
      </w:r>
      <w:r>
        <w:rPr>
          <w:rFonts w:hint="eastAsia" w:cs="宋体"/>
          <w:sz w:val="21"/>
          <w:szCs w:val="21"/>
          <w:lang w:val="en-US" w:eastAsia="zh-CN"/>
        </w:rPr>
        <w:t>5</w:t>
      </w:r>
      <w:r>
        <w:rPr>
          <w:rFonts w:hint="eastAsia" w:ascii="宋体" w:hAnsi="宋体" w:cs="宋体"/>
          <w:sz w:val="21"/>
          <w:szCs w:val="21"/>
          <w:lang w:val="en-US" w:eastAsia="zh-CN"/>
        </w:rPr>
        <w:t>.2.4-1</w:t>
      </w:r>
      <w:r>
        <w:rPr>
          <w:rFonts w:hint="eastAsia" w:ascii="宋体" w:hAnsi="宋体" w:eastAsia="宋体" w:cs="宋体"/>
          <w:sz w:val="21"/>
          <w:szCs w:val="21"/>
        </w:rPr>
        <w:t>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lang w:val="en-US" w:eastAsia="zh-CN"/>
        </w:rPr>
      </w:pPr>
      <w:r>
        <w:drawing>
          <wp:inline distT="0" distB="0" distL="114300" distR="114300">
            <wp:extent cx="4834255" cy="2106295"/>
            <wp:effectExtent l="0" t="0" r="4445" b="8255"/>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41"/>
                    <a:stretch>
                      <a:fillRect/>
                    </a:stretch>
                  </pic:blipFill>
                  <pic:spPr>
                    <a:xfrm>
                      <a:off x="0" y="0"/>
                      <a:ext cx="4834255" cy="2106295"/>
                    </a:xfrm>
                    <a:prstGeom prst="rect">
                      <a:avLst/>
                    </a:prstGeom>
                    <a:noFill/>
                    <a:ln>
                      <a:noFill/>
                    </a:ln>
                  </pic:spPr>
                </pic:pic>
              </a:graphicData>
            </a:graphic>
          </wp:inline>
        </w:drawing>
      </w:r>
    </w:p>
    <w:p>
      <w:pPr>
        <w:ind w:firstLine="422"/>
        <w:jc w:val="center"/>
        <w:rPr>
          <w:rFonts w:hint="eastAsia" w:ascii="宋体" w:hAnsi="宋体" w:eastAsia="宋体" w:cs="宋体"/>
          <w:sz w:val="24"/>
          <w:lang w:val="en-US" w:eastAsia="zh-CN"/>
        </w:rPr>
      </w:pPr>
      <w:bookmarkStart w:id="48" w:name="_Hlk67153552"/>
      <w:r>
        <w:rPr>
          <w:rFonts w:hint="eastAsia" w:ascii="宋体" w:hAnsi="宋体" w:eastAsia="宋体" w:cs="宋体"/>
          <w:b w:val="0"/>
          <w:bCs w:val="0"/>
          <w:sz w:val="18"/>
          <w:szCs w:val="18"/>
        </w:rPr>
        <w:t>图</w:t>
      </w:r>
      <w:r>
        <w:rPr>
          <w:rFonts w:hint="eastAsia" w:cs="宋体"/>
          <w:b w:val="0"/>
          <w:bCs w:val="0"/>
          <w:sz w:val="18"/>
          <w:szCs w:val="18"/>
          <w:lang w:val="en-US" w:eastAsia="zh-CN"/>
        </w:rPr>
        <w:t>5</w:t>
      </w:r>
      <w:r>
        <w:rPr>
          <w:rFonts w:hint="eastAsia" w:ascii="宋体" w:hAnsi="宋体" w:cs="宋体"/>
          <w:b w:val="0"/>
          <w:bCs w:val="0"/>
          <w:sz w:val="18"/>
          <w:szCs w:val="18"/>
          <w:lang w:val="en-US" w:eastAsia="zh-CN"/>
        </w:rPr>
        <w:t>.2.4-1</w:t>
      </w:r>
      <w:r>
        <w:rPr>
          <w:rFonts w:hint="eastAsia" w:ascii="宋体" w:hAnsi="宋体" w:eastAsia="宋体" w:cs="宋体"/>
          <w:b w:val="0"/>
          <w:bCs w:val="0"/>
          <w:sz w:val="18"/>
          <w:szCs w:val="18"/>
        </w:rPr>
        <w:t xml:space="preserve"> UART串口通讯模块电路图</w:t>
      </w:r>
      <w:bookmarkEnd w:id="48"/>
    </w:p>
    <w:p>
      <w:pPr>
        <w:pStyle w:val="4"/>
        <w:bidi w:val="0"/>
        <w:rPr>
          <w:rFonts w:hint="eastAsia"/>
          <w:lang w:val="en-US" w:eastAsia="zh-CN"/>
        </w:rPr>
      </w:pPr>
      <w:bookmarkStart w:id="49" w:name="_Toc4963"/>
      <w:r>
        <w:rPr>
          <w:rFonts w:hint="eastAsia"/>
          <w:lang w:val="en-US" w:eastAsia="zh-CN"/>
        </w:rPr>
        <w:t>按键输入检测模块</w:t>
      </w:r>
      <w:bookmarkEnd w:id="49"/>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按键输入检测模块的功能是检测外部信号的状态，从而实现对台车的控制。本次设计共有上升、一键上升、下降和一键下降四个按键，上升和下降两个按键分别控制台车的上升和下降，按键带指示灯，采用5V电压给指示灯供电，并通过单片机驱动MOS管的方式控制指示灯亮灭。按键输入检测</w:t>
      </w:r>
      <w:r>
        <w:rPr>
          <w:rFonts w:hint="eastAsia" w:ascii="宋体" w:hAnsi="宋体" w:eastAsia="宋体" w:cs="宋体"/>
          <w:sz w:val="21"/>
          <w:szCs w:val="21"/>
        </w:rPr>
        <w:t>模块电路如图</w:t>
      </w:r>
      <w:r>
        <w:rPr>
          <w:rFonts w:hint="eastAsia" w:cs="宋体"/>
          <w:sz w:val="21"/>
          <w:szCs w:val="21"/>
          <w:lang w:val="en-US" w:eastAsia="zh-CN"/>
        </w:rPr>
        <w:t>5</w:t>
      </w:r>
      <w:r>
        <w:rPr>
          <w:rFonts w:hint="eastAsia" w:ascii="宋体" w:hAnsi="宋体" w:cs="宋体"/>
          <w:sz w:val="21"/>
          <w:szCs w:val="21"/>
          <w:lang w:val="en-US" w:eastAsia="zh-CN"/>
        </w:rPr>
        <w:t>.2.5-1</w:t>
      </w:r>
      <w:r>
        <w:rPr>
          <w:rFonts w:hint="eastAsia" w:ascii="宋体" w:hAnsi="宋体" w:eastAsia="宋体" w:cs="宋体"/>
          <w:sz w:val="21"/>
          <w:szCs w:val="21"/>
        </w:rPr>
        <w:t>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lang w:val="en-US" w:eastAsia="zh-CN"/>
        </w:rPr>
      </w:pPr>
      <w:r>
        <w:drawing>
          <wp:inline distT="0" distB="0" distL="114300" distR="114300">
            <wp:extent cx="4400550" cy="3137535"/>
            <wp:effectExtent l="0" t="0" r="0" b="571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42"/>
                    <a:stretch>
                      <a:fillRect/>
                    </a:stretch>
                  </pic:blipFill>
                  <pic:spPr>
                    <a:xfrm>
                      <a:off x="0" y="0"/>
                      <a:ext cx="4400550" cy="3137535"/>
                    </a:xfrm>
                    <a:prstGeom prst="rect">
                      <a:avLst/>
                    </a:prstGeom>
                    <a:noFill/>
                    <a:ln>
                      <a:noFill/>
                    </a:ln>
                  </pic:spPr>
                </pic:pic>
              </a:graphicData>
            </a:graphic>
          </wp:inline>
        </w:drawing>
      </w:r>
    </w:p>
    <w:p>
      <w:pPr>
        <w:jc w:val="center"/>
        <w:rPr>
          <w:rFonts w:hint="eastAsia" w:ascii="宋体" w:hAnsi="宋体" w:eastAsia="宋体" w:cs="宋体"/>
          <w:sz w:val="24"/>
          <w:lang w:val="en-US" w:eastAsia="zh-CN"/>
        </w:rPr>
      </w:pPr>
      <w:r>
        <w:rPr>
          <w:rFonts w:hint="eastAsia" w:ascii="宋体" w:hAnsi="宋体" w:eastAsia="宋体" w:cs="宋体"/>
          <w:b w:val="0"/>
          <w:bCs w:val="0"/>
          <w:sz w:val="18"/>
          <w:szCs w:val="18"/>
        </w:rPr>
        <w:t>图</w:t>
      </w:r>
      <w:r>
        <w:rPr>
          <w:rFonts w:hint="eastAsia" w:cs="宋体"/>
          <w:b w:val="0"/>
          <w:bCs w:val="0"/>
          <w:sz w:val="18"/>
          <w:szCs w:val="18"/>
          <w:lang w:val="en-US" w:eastAsia="zh-CN"/>
        </w:rPr>
        <w:t>5</w:t>
      </w:r>
      <w:r>
        <w:rPr>
          <w:rFonts w:hint="eastAsia" w:ascii="宋体" w:hAnsi="宋体" w:cs="宋体"/>
          <w:b w:val="0"/>
          <w:bCs w:val="0"/>
          <w:sz w:val="18"/>
          <w:szCs w:val="18"/>
          <w:lang w:val="en-US" w:eastAsia="zh-CN"/>
        </w:rPr>
        <w:t>.2.5-1</w:t>
      </w:r>
      <w:r>
        <w:rPr>
          <w:rFonts w:hint="eastAsia" w:ascii="宋体" w:hAnsi="宋体" w:eastAsia="宋体" w:cs="宋体"/>
          <w:b w:val="0"/>
          <w:bCs w:val="0"/>
          <w:sz w:val="18"/>
          <w:szCs w:val="18"/>
        </w:rPr>
        <w:t xml:space="preserve"> </w:t>
      </w:r>
      <w:r>
        <w:rPr>
          <w:rFonts w:hint="eastAsia" w:ascii="宋体" w:hAnsi="宋体" w:eastAsia="宋体" w:cs="宋体"/>
          <w:b w:val="0"/>
          <w:bCs w:val="0"/>
          <w:sz w:val="18"/>
          <w:szCs w:val="18"/>
          <w:lang w:val="en-US" w:eastAsia="zh-CN"/>
        </w:rPr>
        <w:t>按键输入检测模块</w:t>
      </w:r>
      <w:r>
        <w:rPr>
          <w:rFonts w:hint="eastAsia" w:ascii="宋体" w:hAnsi="宋体" w:eastAsia="宋体" w:cs="宋体"/>
          <w:b w:val="0"/>
          <w:bCs w:val="0"/>
          <w:sz w:val="18"/>
          <w:szCs w:val="18"/>
        </w:rPr>
        <w:t>电路图</w:t>
      </w:r>
    </w:p>
    <w:p>
      <w:pPr>
        <w:pStyle w:val="4"/>
        <w:bidi w:val="0"/>
        <w:rPr>
          <w:rFonts w:hint="eastAsia"/>
          <w:lang w:val="en-US" w:eastAsia="zh-CN"/>
        </w:rPr>
      </w:pPr>
      <w:bookmarkStart w:id="50" w:name="_Toc20652"/>
      <w:r>
        <w:rPr>
          <w:rFonts w:hint="eastAsia"/>
          <w:lang w:val="en-US" w:eastAsia="zh-CN"/>
        </w:rPr>
        <w:t>立柱驱动和电流传感器模块</w:t>
      </w:r>
      <w:bookmarkEnd w:id="50"/>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升降立柱和电流传感器模块的功能为控制台车的升降。由于台车的重量较大，对于升降立柱直流电机而言负载较大，因此升降立柱模块电路的板载电流需能承受较大数安培的值。模块包括电机驱动芯片和电流传感器芯片。</w:t>
      </w:r>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本次设计电机驱动器使用</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"https://list.szlcsc.com/brand/956.html" \o "点击查看RZ(睿智微)的品牌信息" \t "https://so.szlcsc.com/_blank"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RZ(睿智微)</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的RZ7899芯片，外接电路参考该芯片数据手册的典型应用电路设计。该电机驱动器的主要引脚功能如表</w:t>
      </w:r>
      <w:r>
        <w:rPr>
          <w:rFonts w:hint="eastAsia" w:ascii="宋体" w:hAnsi="宋体" w:cs="宋体"/>
          <w:sz w:val="21"/>
          <w:szCs w:val="21"/>
          <w:lang w:val="en-US" w:eastAsia="zh-CN"/>
        </w:rPr>
        <w:t>3.2.6</w:t>
      </w:r>
      <w:r>
        <w:rPr>
          <w:rFonts w:hint="eastAsia" w:ascii="宋体" w:hAnsi="宋体" w:eastAsia="宋体" w:cs="宋体"/>
          <w:sz w:val="21"/>
          <w:szCs w:val="21"/>
          <w:lang w:val="en-US" w:eastAsia="zh-CN"/>
        </w:rPr>
        <w:t>-1所示。</w:t>
      </w:r>
    </w:p>
    <w:p>
      <w:pPr>
        <w:spacing w:line="360" w:lineRule="auto"/>
        <w:ind w:firstLine="360" w:firstLineChars="200"/>
        <w:jc w:val="center"/>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表</w:t>
      </w:r>
      <w:r>
        <w:rPr>
          <w:rFonts w:hint="eastAsia" w:cs="宋体"/>
          <w:b w:val="0"/>
          <w:bCs w:val="0"/>
          <w:sz w:val="18"/>
          <w:szCs w:val="18"/>
          <w:lang w:val="en-US" w:eastAsia="zh-CN"/>
        </w:rPr>
        <w:t>5</w:t>
      </w:r>
      <w:r>
        <w:rPr>
          <w:rFonts w:hint="eastAsia" w:ascii="宋体" w:hAnsi="宋体" w:cs="宋体"/>
          <w:b w:val="0"/>
          <w:bCs w:val="0"/>
          <w:sz w:val="18"/>
          <w:szCs w:val="18"/>
          <w:lang w:val="en-US" w:eastAsia="zh-CN"/>
        </w:rPr>
        <w:t>.2.6</w:t>
      </w:r>
      <w:r>
        <w:rPr>
          <w:rFonts w:hint="eastAsia" w:ascii="宋体" w:hAnsi="宋体" w:eastAsia="宋体" w:cs="宋体"/>
          <w:b w:val="0"/>
          <w:bCs w:val="0"/>
          <w:sz w:val="18"/>
          <w:szCs w:val="18"/>
          <w:lang w:val="en-US" w:eastAsia="zh-CN"/>
        </w:rPr>
        <w:t>-1 RZ7899主要引脚图</w:t>
      </w:r>
    </w:p>
    <w:tbl>
      <w:tblPr>
        <w:tblStyle w:val="19"/>
        <w:tblW w:w="708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9"/>
        <w:gridCol w:w="1312"/>
        <w:gridCol w:w="4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9" w:type="dxa"/>
            <w:tcBorders>
              <w:top w:val="single" w:color="auto" w:sz="4" w:space="0"/>
              <w:left w:val="single" w:color="auto" w:sz="4" w:space="0"/>
              <w:bottom w:val="single" w:color="auto" w:sz="4" w:space="0"/>
              <w:right w:val="single" w:color="auto" w:sz="4" w:space="0"/>
            </w:tcBorders>
            <w:noWrap w:val="0"/>
            <w:vAlign w:val="center"/>
          </w:tcPr>
          <w:p>
            <w:pPr>
              <w:spacing w:line="36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引脚号</w:t>
            </w:r>
          </w:p>
        </w:tc>
        <w:tc>
          <w:tcPr>
            <w:tcW w:w="1312" w:type="dxa"/>
            <w:tcBorders>
              <w:top w:val="single" w:color="auto" w:sz="4" w:space="0"/>
              <w:left w:val="single" w:color="auto" w:sz="4" w:space="0"/>
              <w:bottom w:val="single" w:color="auto" w:sz="4" w:space="0"/>
              <w:right w:val="single" w:color="auto" w:sz="4" w:space="0"/>
            </w:tcBorders>
            <w:noWrap w:val="0"/>
            <w:vAlign w:val="center"/>
          </w:tcPr>
          <w:p>
            <w:pPr>
              <w:spacing w:line="360" w:lineRule="auto"/>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引脚</w:t>
            </w:r>
          </w:p>
        </w:tc>
        <w:tc>
          <w:tcPr>
            <w:tcW w:w="4607"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9" w:type="dxa"/>
            <w:tcBorders>
              <w:top w:val="single" w:color="auto" w:sz="4" w:space="0"/>
              <w:left w:val="single" w:color="auto" w:sz="4" w:space="0"/>
              <w:bottom w:val="single" w:color="auto" w:sz="4" w:space="0"/>
              <w:right w:val="single" w:color="auto" w:sz="4" w:space="0"/>
            </w:tcBorders>
            <w:noWrap w:val="0"/>
            <w:vAlign w:val="center"/>
          </w:tcPr>
          <w:p>
            <w:pPr>
              <w:spacing w:line="360" w:lineRule="auto"/>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w:t>
            </w:r>
          </w:p>
        </w:tc>
        <w:tc>
          <w:tcPr>
            <w:tcW w:w="1312" w:type="dxa"/>
            <w:tcBorders>
              <w:top w:val="single" w:color="auto" w:sz="4" w:space="0"/>
              <w:left w:val="single" w:color="auto" w:sz="4" w:space="0"/>
              <w:bottom w:val="single" w:color="auto" w:sz="4" w:space="0"/>
              <w:right w:val="single" w:color="auto" w:sz="4" w:space="0"/>
            </w:tcBorders>
            <w:noWrap w:val="0"/>
            <w:vAlign w:val="center"/>
          </w:tcPr>
          <w:p>
            <w:pPr>
              <w:spacing w:line="360" w:lineRule="auto"/>
              <w:ind w:firstLine="420" w:firstLineChars="20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BI</w:t>
            </w:r>
          </w:p>
        </w:tc>
        <w:tc>
          <w:tcPr>
            <w:tcW w:w="4607"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后退输入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9" w:type="dxa"/>
            <w:tcBorders>
              <w:top w:val="single" w:color="auto" w:sz="4" w:space="0"/>
              <w:left w:val="single" w:color="auto" w:sz="4" w:space="0"/>
              <w:bottom w:val="single" w:color="auto" w:sz="4" w:space="0"/>
              <w:right w:val="single" w:color="auto" w:sz="4" w:space="0"/>
            </w:tcBorders>
            <w:noWrap w:val="0"/>
            <w:vAlign w:val="center"/>
          </w:tcPr>
          <w:p>
            <w:pPr>
              <w:spacing w:line="360" w:lineRule="auto"/>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w:t>
            </w:r>
          </w:p>
        </w:tc>
        <w:tc>
          <w:tcPr>
            <w:tcW w:w="1312" w:type="dxa"/>
            <w:tcBorders>
              <w:top w:val="single" w:color="auto" w:sz="4" w:space="0"/>
              <w:left w:val="single" w:color="auto" w:sz="4" w:space="0"/>
              <w:bottom w:val="single" w:color="auto" w:sz="4" w:space="0"/>
              <w:right w:val="single" w:color="auto" w:sz="4" w:space="0"/>
            </w:tcBorders>
            <w:noWrap w:val="0"/>
            <w:vAlign w:val="center"/>
          </w:tcPr>
          <w:p>
            <w:pPr>
              <w:spacing w:line="360" w:lineRule="auto"/>
              <w:ind w:firstLine="420" w:firstLineChars="20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FI</w:t>
            </w:r>
          </w:p>
        </w:tc>
        <w:tc>
          <w:tcPr>
            <w:tcW w:w="4607"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前进输入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9" w:type="dxa"/>
            <w:tcBorders>
              <w:top w:val="single" w:color="auto" w:sz="4" w:space="0"/>
              <w:left w:val="single" w:color="auto" w:sz="4" w:space="0"/>
              <w:bottom w:val="single" w:color="auto" w:sz="4" w:space="0"/>
              <w:right w:val="single" w:color="auto" w:sz="4" w:space="0"/>
            </w:tcBorders>
            <w:noWrap w:val="0"/>
            <w:vAlign w:val="center"/>
          </w:tcPr>
          <w:p>
            <w:pPr>
              <w:spacing w:line="360" w:lineRule="auto"/>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w:t>
            </w:r>
          </w:p>
        </w:tc>
        <w:tc>
          <w:tcPr>
            <w:tcW w:w="1312" w:type="dxa"/>
            <w:tcBorders>
              <w:top w:val="single" w:color="auto" w:sz="4" w:space="0"/>
              <w:left w:val="single" w:color="auto" w:sz="4" w:space="0"/>
              <w:bottom w:val="single" w:color="auto" w:sz="4" w:space="0"/>
              <w:right w:val="single" w:color="auto" w:sz="4" w:space="0"/>
            </w:tcBorders>
            <w:noWrap w:val="0"/>
            <w:vAlign w:val="center"/>
          </w:tcPr>
          <w:p>
            <w:pPr>
              <w:spacing w:line="360" w:lineRule="auto"/>
              <w:ind w:firstLine="420" w:firstLineChars="20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GND</w:t>
            </w:r>
          </w:p>
        </w:tc>
        <w:tc>
          <w:tcPr>
            <w:tcW w:w="4607"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firstLineChars="20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9" w:type="dxa"/>
            <w:tcBorders>
              <w:top w:val="single" w:color="auto" w:sz="4" w:space="0"/>
              <w:left w:val="single" w:color="auto" w:sz="4" w:space="0"/>
              <w:bottom w:val="single" w:color="auto" w:sz="4" w:space="0"/>
              <w:right w:val="single" w:color="auto" w:sz="4" w:space="0"/>
            </w:tcBorders>
            <w:noWrap w:val="0"/>
            <w:vAlign w:val="center"/>
          </w:tcPr>
          <w:p>
            <w:pPr>
              <w:spacing w:line="360" w:lineRule="auto"/>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312" w:type="dxa"/>
            <w:tcBorders>
              <w:top w:val="single" w:color="auto" w:sz="4" w:space="0"/>
              <w:left w:val="single" w:color="auto" w:sz="4" w:space="0"/>
              <w:bottom w:val="single" w:color="auto" w:sz="4" w:space="0"/>
              <w:right w:val="single" w:color="auto" w:sz="4" w:space="0"/>
            </w:tcBorders>
            <w:noWrap w:val="0"/>
            <w:vAlign w:val="center"/>
          </w:tcPr>
          <w:p>
            <w:pPr>
              <w:spacing w:line="360" w:lineRule="auto"/>
              <w:ind w:firstLine="420" w:firstLineChars="20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Vcc</w:t>
            </w:r>
          </w:p>
        </w:tc>
        <w:tc>
          <w:tcPr>
            <w:tcW w:w="4607"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firstLineChars="20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9" w:type="dxa"/>
            <w:tcBorders>
              <w:top w:val="single" w:color="auto" w:sz="4" w:space="0"/>
              <w:left w:val="single" w:color="auto" w:sz="4" w:space="0"/>
              <w:bottom w:val="single" w:color="auto" w:sz="4" w:space="0"/>
              <w:right w:val="single" w:color="auto" w:sz="4" w:space="0"/>
            </w:tcBorders>
            <w:noWrap w:val="0"/>
            <w:vAlign w:val="center"/>
          </w:tcPr>
          <w:p>
            <w:pPr>
              <w:spacing w:line="360" w:lineRule="auto"/>
              <w:ind w:firstLine="420" w:firstLineChars="20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5、6</w:t>
            </w:r>
          </w:p>
        </w:tc>
        <w:tc>
          <w:tcPr>
            <w:tcW w:w="1312" w:type="dxa"/>
            <w:tcBorders>
              <w:top w:val="single" w:color="auto" w:sz="4" w:space="0"/>
              <w:left w:val="single" w:color="auto" w:sz="4" w:space="0"/>
              <w:bottom w:val="single" w:color="auto" w:sz="4" w:space="0"/>
              <w:right w:val="single" w:color="auto" w:sz="4" w:space="0"/>
            </w:tcBorders>
            <w:noWrap w:val="0"/>
            <w:vAlign w:val="center"/>
          </w:tcPr>
          <w:p>
            <w:pPr>
              <w:spacing w:line="360" w:lineRule="auto"/>
              <w:ind w:firstLine="420" w:firstLineChars="20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FO</w:t>
            </w:r>
          </w:p>
        </w:tc>
        <w:tc>
          <w:tcPr>
            <w:tcW w:w="4607"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firstLineChars="20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前进输出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9" w:type="dxa"/>
            <w:tcBorders>
              <w:top w:val="single" w:color="auto" w:sz="4" w:space="0"/>
              <w:left w:val="single" w:color="auto" w:sz="4" w:space="0"/>
              <w:bottom w:val="single" w:color="auto" w:sz="4" w:space="0"/>
              <w:right w:val="single" w:color="auto" w:sz="4" w:space="0"/>
            </w:tcBorders>
            <w:noWrap w:val="0"/>
            <w:vAlign w:val="center"/>
          </w:tcPr>
          <w:p>
            <w:pPr>
              <w:spacing w:line="360" w:lineRule="auto"/>
              <w:ind w:firstLine="420" w:firstLineChars="20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7、8</w:t>
            </w:r>
          </w:p>
        </w:tc>
        <w:tc>
          <w:tcPr>
            <w:tcW w:w="1312" w:type="dxa"/>
            <w:tcBorders>
              <w:top w:val="single" w:color="auto" w:sz="4" w:space="0"/>
              <w:left w:val="single" w:color="auto" w:sz="4" w:space="0"/>
              <w:bottom w:val="single" w:color="auto" w:sz="4" w:space="0"/>
              <w:right w:val="single" w:color="auto" w:sz="4" w:space="0"/>
            </w:tcBorders>
            <w:noWrap w:val="0"/>
            <w:vAlign w:val="center"/>
          </w:tcPr>
          <w:p>
            <w:pPr>
              <w:spacing w:line="360" w:lineRule="auto"/>
              <w:ind w:firstLine="420" w:firstLineChars="20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BO</w:t>
            </w:r>
          </w:p>
        </w:tc>
        <w:tc>
          <w:tcPr>
            <w:tcW w:w="4607"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firstLine="420" w:firstLineChars="20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后退输出</w:t>
            </w:r>
          </w:p>
        </w:tc>
      </w:tr>
    </w:tbl>
    <w:p>
      <w:pPr>
        <w:spacing w:line="360" w:lineRule="auto"/>
        <w:ind w:firstLine="420" w:firstLineChars="20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RZ7899电机驱动器通过控制FI和BI引脚，可以实现三种方式的控制。其输入真值表如表</w:t>
      </w:r>
      <w:r>
        <w:rPr>
          <w:rFonts w:hint="eastAsia" w:cs="宋体"/>
          <w:sz w:val="21"/>
          <w:szCs w:val="21"/>
          <w:lang w:val="en-US" w:eastAsia="zh-CN"/>
        </w:rPr>
        <w:t>5</w:t>
      </w:r>
      <w:r>
        <w:rPr>
          <w:rFonts w:hint="eastAsia" w:ascii="宋体" w:hAnsi="宋体" w:cs="宋体"/>
          <w:sz w:val="21"/>
          <w:szCs w:val="21"/>
          <w:lang w:val="en-US" w:eastAsia="zh-CN"/>
        </w:rPr>
        <w:t>.2.6</w:t>
      </w:r>
      <w:r>
        <w:rPr>
          <w:rFonts w:hint="eastAsia" w:ascii="宋体" w:hAnsi="宋体" w:eastAsia="宋体" w:cs="宋体"/>
          <w:sz w:val="21"/>
          <w:szCs w:val="21"/>
          <w:lang w:val="en-US" w:eastAsia="zh-CN"/>
        </w:rPr>
        <w:t>-2所示。</w:t>
      </w:r>
    </w:p>
    <w:p>
      <w:pPr>
        <w:spacing w:line="360" w:lineRule="auto"/>
        <w:ind w:firstLine="360" w:firstLineChars="200"/>
        <w:jc w:val="center"/>
        <w:rPr>
          <w:rFonts w:hint="default" w:ascii="宋体" w:hAnsi="宋体" w:eastAsia="宋体" w:cs="宋体"/>
          <w:b/>
          <w:bCs/>
          <w:sz w:val="18"/>
          <w:szCs w:val="18"/>
          <w:lang w:val="en-US" w:eastAsia="zh-CN"/>
        </w:rPr>
      </w:pPr>
      <w:r>
        <w:rPr>
          <w:rFonts w:hint="eastAsia" w:ascii="宋体" w:hAnsi="宋体" w:eastAsia="宋体" w:cs="宋体"/>
          <w:b w:val="0"/>
          <w:bCs w:val="0"/>
          <w:sz w:val="18"/>
          <w:szCs w:val="18"/>
          <w:lang w:val="en-US" w:eastAsia="zh-CN"/>
        </w:rPr>
        <w:t>表</w:t>
      </w:r>
      <w:r>
        <w:rPr>
          <w:rFonts w:hint="eastAsia" w:cs="宋体"/>
          <w:b w:val="0"/>
          <w:bCs w:val="0"/>
          <w:sz w:val="18"/>
          <w:szCs w:val="18"/>
          <w:lang w:val="en-US" w:eastAsia="zh-CN"/>
        </w:rPr>
        <w:t>5</w:t>
      </w:r>
      <w:r>
        <w:rPr>
          <w:rFonts w:hint="eastAsia" w:ascii="宋体" w:hAnsi="宋体" w:cs="宋体"/>
          <w:b w:val="0"/>
          <w:bCs w:val="0"/>
          <w:sz w:val="18"/>
          <w:szCs w:val="18"/>
          <w:lang w:val="en-US" w:eastAsia="zh-CN"/>
        </w:rPr>
        <w:t>.2.6</w:t>
      </w:r>
      <w:r>
        <w:rPr>
          <w:rFonts w:hint="eastAsia" w:ascii="宋体" w:hAnsi="宋体" w:eastAsia="宋体" w:cs="宋体"/>
          <w:b w:val="0"/>
          <w:bCs w:val="0"/>
          <w:sz w:val="18"/>
          <w:szCs w:val="18"/>
          <w:lang w:val="en-US" w:eastAsia="zh-CN"/>
        </w:rPr>
        <w:t>-2 RZ7899输入真值表</w:t>
      </w:r>
    </w:p>
    <w:tbl>
      <w:tblPr>
        <w:tblStyle w:val="20"/>
        <w:tblW w:w="737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5"/>
        <w:gridCol w:w="1729"/>
        <w:gridCol w:w="2054"/>
        <w:gridCol w:w="19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vAlign w:val="top"/>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2脚 前进输入</w:t>
            </w:r>
          </w:p>
        </w:tc>
        <w:tc>
          <w:tcPr>
            <w:tcW w:w="1725" w:type="dxa"/>
            <w:vAlign w:val="top"/>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1脚 后退输入</w:t>
            </w:r>
          </w:p>
        </w:tc>
        <w:tc>
          <w:tcPr>
            <w:tcW w:w="2050" w:type="dxa"/>
            <w:vAlign w:val="top"/>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5、6脚 前进输出</w:t>
            </w:r>
          </w:p>
        </w:tc>
        <w:tc>
          <w:tcPr>
            <w:tcW w:w="1938" w:type="dxa"/>
            <w:vAlign w:val="top"/>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7、8脚 后退输出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H</w:t>
            </w:r>
          </w:p>
        </w:tc>
        <w:tc>
          <w:tcPr>
            <w:tcW w:w="1725" w:type="dxa"/>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w:t>
            </w:r>
          </w:p>
        </w:tc>
        <w:tc>
          <w:tcPr>
            <w:tcW w:w="2050" w:type="dxa"/>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H</w:t>
            </w:r>
          </w:p>
        </w:tc>
        <w:tc>
          <w:tcPr>
            <w:tcW w:w="1938" w:type="dxa"/>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w:t>
            </w:r>
          </w:p>
        </w:tc>
        <w:tc>
          <w:tcPr>
            <w:tcW w:w="1725" w:type="dxa"/>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H</w:t>
            </w:r>
          </w:p>
        </w:tc>
        <w:tc>
          <w:tcPr>
            <w:tcW w:w="2050" w:type="dxa"/>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w:t>
            </w:r>
          </w:p>
        </w:tc>
        <w:tc>
          <w:tcPr>
            <w:tcW w:w="1938" w:type="dxa"/>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H</w:t>
            </w:r>
          </w:p>
        </w:tc>
        <w:tc>
          <w:tcPr>
            <w:tcW w:w="1725" w:type="dxa"/>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H</w:t>
            </w:r>
          </w:p>
        </w:tc>
        <w:tc>
          <w:tcPr>
            <w:tcW w:w="2050" w:type="dxa"/>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w:t>
            </w:r>
          </w:p>
        </w:tc>
        <w:tc>
          <w:tcPr>
            <w:tcW w:w="1938" w:type="dxa"/>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w:t>
            </w:r>
          </w:p>
        </w:tc>
        <w:tc>
          <w:tcPr>
            <w:tcW w:w="1725" w:type="dxa"/>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w:t>
            </w:r>
          </w:p>
        </w:tc>
        <w:tc>
          <w:tcPr>
            <w:tcW w:w="2050" w:type="dxa"/>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Open</w:t>
            </w:r>
          </w:p>
        </w:tc>
        <w:tc>
          <w:tcPr>
            <w:tcW w:w="1938" w:type="dxa"/>
          </w:tcPr>
          <w:p>
            <w:pPr>
              <w:spacing w:line="360" w:lineRule="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Open</w:t>
            </w:r>
          </w:p>
        </w:tc>
      </w:tr>
    </w:tbl>
    <w:p>
      <w:pPr>
        <w:spacing w:line="360" w:lineRule="auto"/>
        <w:ind w:firstLine="420" w:firstLineChars="20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本次设计电流传感器芯片采用</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"https://list.szlcsc.com/brand/11720.html" \o "CrossChip(成都芯进)" \t "https://item.szlcsc.com/_blank"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CrossChip(成都芯进)</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的CC6920B。CC6920B 是一款高性能霍尔效应电流传感器，能够更为有效的测量直流或交流电流，并具有精度高、出色的线性度和温度稳定性，广泛应用于工业、消费类及通信类设备。CC6920B 内部集成了一颗高精度、低噪声的线性霍尔电路和一根低阻抗的主电流导线。输入电流流经内部的 0.9mΩ导线，其产生的磁场在霍尔电路上感应出相应的电信号，经过内部处理电路输出电压信号，使得产品易于使用。低阻抗的导线可最大限度减少功率损耗和热散耗，内部固有绝缘在输入电流路径与二次侧电路之间提供了 600V 的基本工作隔离电压和 3500V RMS 绝缘耐压。线性霍尔电路采用先进的 BiCMOS 制程生产，包含了高灵敏度霍尔传感器组件、霍尔信号预放大器、共模磁场抑制电路、温度补偿单元、振荡器、动态失调消除电路和放大器输出模块。在电源电压 3.3V 条件下，输出可以在 0.33~2.97V 之间随磁场线性变化，线性度可达 0.1%。CC6920B 内部集成的差分共模抑制电路可以让芯片输出不受外部干扰磁信号影响；集成的动态失调消除电路使 IC 的灵敏度不受外界压力和 IC 封装应力的影响。CC6920B 提供 SOP8 封装，工作温度范围为-40 至+125°C，符合 RoHS 相关规定要求。</w:t>
      </w:r>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升降立柱和电流传感器电路如图</w:t>
      </w:r>
      <w:r>
        <w:rPr>
          <w:rFonts w:hint="eastAsia" w:cs="宋体"/>
          <w:sz w:val="21"/>
          <w:szCs w:val="21"/>
          <w:lang w:val="en-US" w:eastAsia="zh-CN"/>
        </w:rPr>
        <w:t>5</w:t>
      </w:r>
      <w:r>
        <w:rPr>
          <w:rFonts w:hint="eastAsia" w:ascii="宋体" w:hAnsi="宋体" w:eastAsia="宋体" w:cs="宋体"/>
          <w:sz w:val="21"/>
          <w:szCs w:val="21"/>
          <w:lang w:val="en-US" w:eastAsia="zh-CN"/>
        </w:rPr>
        <w:t>.2.6-1所示。</w:t>
      </w:r>
    </w:p>
    <w:p>
      <w:pPr>
        <w:rPr>
          <w:rFonts w:hint="eastAsia" w:ascii="宋体" w:hAnsi="宋体" w:eastAsia="宋体" w:cs="宋体"/>
          <w:sz w:val="24"/>
          <w:lang w:val="en-US" w:eastAsia="zh-CN"/>
        </w:rPr>
      </w:pPr>
      <w:r>
        <w:drawing>
          <wp:inline distT="0" distB="0" distL="114300" distR="114300">
            <wp:extent cx="5266055" cy="3561080"/>
            <wp:effectExtent l="0" t="0" r="10795" b="127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43"/>
                    <a:stretch>
                      <a:fillRect/>
                    </a:stretch>
                  </pic:blipFill>
                  <pic:spPr>
                    <a:xfrm>
                      <a:off x="0" y="0"/>
                      <a:ext cx="5266055" cy="3561080"/>
                    </a:xfrm>
                    <a:prstGeom prst="rect">
                      <a:avLst/>
                    </a:prstGeom>
                    <a:noFill/>
                    <a:ln>
                      <a:noFill/>
                    </a:ln>
                  </pic:spPr>
                </pic:pic>
              </a:graphicData>
            </a:graphic>
          </wp:inline>
        </w:drawing>
      </w:r>
    </w:p>
    <w:p>
      <w:pPr>
        <w:jc w:val="center"/>
        <w:rPr>
          <w:rFonts w:hint="eastAsia" w:ascii="宋体" w:hAnsi="宋体" w:eastAsia="宋体" w:cs="宋体"/>
          <w:b w:val="0"/>
          <w:bCs w:val="0"/>
          <w:sz w:val="18"/>
          <w:szCs w:val="18"/>
        </w:rPr>
      </w:pPr>
      <w:r>
        <w:rPr>
          <w:rFonts w:hint="eastAsia" w:ascii="宋体" w:hAnsi="宋体" w:eastAsia="宋体" w:cs="宋体"/>
          <w:b w:val="0"/>
          <w:bCs w:val="0"/>
          <w:sz w:val="18"/>
          <w:szCs w:val="18"/>
        </w:rPr>
        <w:t>图</w:t>
      </w:r>
      <w:r>
        <w:rPr>
          <w:rFonts w:hint="eastAsia" w:cs="宋体"/>
          <w:b w:val="0"/>
          <w:bCs w:val="0"/>
          <w:sz w:val="18"/>
          <w:szCs w:val="18"/>
          <w:lang w:val="en-US" w:eastAsia="zh-CN"/>
        </w:rPr>
        <w:t>5</w:t>
      </w:r>
      <w:r>
        <w:rPr>
          <w:rFonts w:hint="eastAsia" w:ascii="宋体" w:hAnsi="宋体" w:cs="宋体"/>
          <w:b w:val="0"/>
          <w:bCs w:val="0"/>
          <w:sz w:val="18"/>
          <w:szCs w:val="18"/>
          <w:lang w:val="en-US" w:eastAsia="zh-CN"/>
        </w:rPr>
        <w:t>.2.6-1</w:t>
      </w:r>
      <w:r>
        <w:rPr>
          <w:rFonts w:hint="eastAsia" w:ascii="宋体" w:hAnsi="宋体" w:eastAsia="宋体" w:cs="宋体"/>
          <w:b w:val="0"/>
          <w:bCs w:val="0"/>
          <w:sz w:val="18"/>
          <w:szCs w:val="18"/>
        </w:rPr>
        <w:t xml:space="preserve"> </w:t>
      </w:r>
      <w:r>
        <w:rPr>
          <w:rFonts w:hint="eastAsia" w:ascii="宋体" w:hAnsi="宋体" w:eastAsia="宋体" w:cs="宋体"/>
          <w:b w:val="0"/>
          <w:bCs w:val="0"/>
          <w:sz w:val="18"/>
          <w:szCs w:val="18"/>
          <w:lang w:val="en-US" w:eastAsia="zh-CN"/>
        </w:rPr>
        <w:t>立柱驱动和电流传感器模块</w:t>
      </w:r>
      <w:r>
        <w:rPr>
          <w:rFonts w:hint="eastAsia" w:ascii="宋体" w:hAnsi="宋体" w:eastAsia="宋体" w:cs="宋体"/>
          <w:b w:val="0"/>
          <w:bCs w:val="0"/>
          <w:sz w:val="18"/>
          <w:szCs w:val="18"/>
        </w:rPr>
        <w:t>电路图</w:t>
      </w:r>
    </w:p>
    <w:p>
      <w:pPr>
        <w:pStyle w:val="4"/>
        <w:bidi w:val="0"/>
        <w:rPr>
          <w:rFonts w:hint="eastAsia"/>
          <w:lang w:val="en-US" w:eastAsia="zh-CN"/>
        </w:rPr>
      </w:pPr>
      <w:bookmarkStart w:id="51" w:name="_Toc23816"/>
      <w:bookmarkStart w:id="52" w:name="_Toc12930"/>
      <w:r>
        <w:rPr>
          <w:rFonts w:hint="eastAsia"/>
          <w:lang w:val="en-US" w:eastAsia="zh-CN"/>
        </w:rPr>
        <w:t>运动互锁模块</w:t>
      </w:r>
      <w:bookmarkEnd w:id="51"/>
      <w:bookmarkEnd w:id="52"/>
    </w:p>
    <w:p>
      <w:pPr>
        <w:ind w:firstLine="420" w:firstLineChars="0"/>
        <w:rPr>
          <w:rFonts w:hint="eastAsia"/>
          <w:lang w:val="en-US" w:eastAsia="zh-CN"/>
        </w:rPr>
      </w:pPr>
      <w:r>
        <w:rPr>
          <w:rFonts w:hint="eastAsia"/>
          <w:lang w:val="en-US" w:eastAsia="zh-CN"/>
        </w:rPr>
        <w:t>运动互锁模块主要用于预防立柱对手术造成的风险：一方面手术过程中意外触碰升降按钮，给手术造成不可预料的风险；另一方面在升降过程中，操作者启动了手术，导致手术精度受影响的风险。机械臂动作时反馈给升降控制板一个数字信号，因单片机IO口输入检测为3.3V，机械臂反馈电平信号控制芯片不能直接读取，因此加入一个EL817光耦做隔离，只要升降控制板检测到该信号则电动立柱被锁定无法运动。升降立柱动作时也会反馈一个数字信号经过光耦传送至机械臂。</w:t>
      </w:r>
    </w:p>
    <w:p>
      <w:pPr>
        <w:jc w:val="both"/>
        <w:rPr>
          <w:rFonts w:hint="eastAsia" w:ascii="宋体" w:hAnsi="宋体" w:eastAsia="宋体" w:cs="宋体"/>
          <w:b w:val="0"/>
          <w:bCs w:val="0"/>
          <w:sz w:val="18"/>
          <w:szCs w:val="18"/>
        </w:rPr>
      </w:pPr>
      <w:r>
        <w:drawing>
          <wp:inline distT="0" distB="0" distL="114300" distR="114300">
            <wp:extent cx="5450840" cy="1185545"/>
            <wp:effectExtent l="0" t="0" r="16510" b="1460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44">
                      <a:grayscl/>
                    </a:blip>
                    <a:stretch>
                      <a:fillRect/>
                    </a:stretch>
                  </pic:blipFill>
                  <pic:spPr>
                    <a:xfrm>
                      <a:off x="0" y="0"/>
                      <a:ext cx="5450840" cy="1185545"/>
                    </a:xfrm>
                    <a:prstGeom prst="rect">
                      <a:avLst/>
                    </a:prstGeom>
                    <a:noFill/>
                    <a:ln>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b w:val="0"/>
          <w:bCs w:val="0"/>
          <w:sz w:val="18"/>
          <w:szCs w:val="18"/>
        </w:rPr>
        <w:t>图</w:t>
      </w:r>
      <w:r>
        <w:rPr>
          <w:rFonts w:hint="eastAsia" w:cs="宋体"/>
          <w:b w:val="0"/>
          <w:bCs w:val="0"/>
          <w:sz w:val="18"/>
          <w:szCs w:val="18"/>
          <w:lang w:val="en-US" w:eastAsia="zh-CN"/>
        </w:rPr>
        <w:t>5</w:t>
      </w:r>
      <w:r>
        <w:rPr>
          <w:rFonts w:hint="eastAsia" w:ascii="宋体" w:hAnsi="宋体" w:cs="宋体"/>
          <w:b w:val="0"/>
          <w:bCs w:val="0"/>
          <w:sz w:val="18"/>
          <w:szCs w:val="18"/>
          <w:lang w:val="en-US" w:eastAsia="zh-CN"/>
        </w:rPr>
        <w:t>.2.</w:t>
      </w:r>
      <w:r>
        <w:rPr>
          <w:rFonts w:hint="eastAsia" w:cs="宋体"/>
          <w:b w:val="0"/>
          <w:bCs w:val="0"/>
          <w:sz w:val="18"/>
          <w:szCs w:val="18"/>
          <w:lang w:val="en-US" w:eastAsia="zh-CN"/>
        </w:rPr>
        <w:t>7</w:t>
      </w:r>
      <w:r>
        <w:rPr>
          <w:rFonts w:hint="eastAsia" w:ascii="宋体" w:hAnsi="宋体" w:cs="宋体"/>
          <w:b w:val="0"/>
          <w:bCs w:val="0"/>
          <w:sz w:val="18"/>
          <w:szCs w:val="18"/>
          <w:lang w:val="en-US" w:eastAsia="zh-CN"/>
        </w:rPr>
        <w:t>-1</w:t>
      </w:r>
      <w:r>
        <w:rPr>
          <w:rFonts w:hint="eastAsia" w:ascii="宋体" w:hAnsi="宋体" w:eastAsia="宋体" w:cs="宋体"/>
          <w:b w:val="0"/>
          <w:bCs w:val="0"/>
          <w:sz w:val="18"/>
          <w:szCs w:val="18"/>
        </w:rPr>
        <w:t xml:space="preserve"> </w:t>
      </w:r>
      <w:r>
        <w:rPr>
          <w:rFonts w:hint="eastAsia" w:cs="宋体"/>
          <w:b w:val="0"/>
          <w:bCs w:val="0"/>
          <w:sz w:val="18"/>
          <w:szCs w:val="18"/>
          <w:lang w:val="en-US" w:eastAsia="zh-CN"/>
        </w:rPr>
        <w:t>运动互锁</w:t>
      </w:r>
      <w:r>
        <w:rPr>
          <w:rFonts w:hint="eastAsia" w:ascii="宋体" w:hAnsi="宋体" w:eastAsia="宋体" w:cs="宋体"/>
          <w:b w:val="0"/>
          <w:bCs w:val="0"/>
          <w:sz w:val="18"/>
          <w:szCs w:val="18"/>
          <w:lang w:val="en-US" w:eastAsia="zh-CN"/>
        </w:rPr>
        <w:t>模块</w:t>
      </w:r>
      <w:r>
        <w:rPr>
          <w:rFonts w:hint="eastAsia" w:ascii="宋体" w:hAnsi="宋体" w:eastAsia="宋体" w:cs="宋体"/>
          <w:b w:val="0"/>
          <w:bCs w:val="0"/>
          <w:sz w:val="18"/>
          <w:szCs w:val="18"/>
        </w:rPr>
        <w:t>电路图</w:t>
      </w:r>
    </w:p>
    <w:p>
      <w:pPr>
        <w:pStyle w:val="3"/>
        <w:bidi w:val="0"/>
        <w:rPr>
          <w:rFonts w:hint="default"/>
          <w:lang w:val="en-US" w:eastAsia="zh-CN"/>
        </w:rPr>
      </w:pPr>
      <w:bookmarkStart w:id="53" w:name="_Toc4643"/>
      <w:r>
        <w:rPr>
          <w:rFonts w:hint="eastAsia"/>
          <w:lang w:val="en-US" w:eastAsia="zh-CN"/>
        </w:rPr>
        <w:t>末端控制板及末端灯板</w:t>
      </w:r>
      <w:bookmarkEnd w:id="53"/>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末端控制板</w:t>
      </w:r>
      <w:r>
        <w:rPr>
          <w:rFonts w:hint="eastAsia" w:ascii="宋体" w:hAnsi="宋体" w:eastAsia="宋体" w:cs="宋体"/>
          <w:sz w:val="21"/>
          <w:szCs w:val="21"/>
        </w:rPr>
        <w:t>主要包括STM</w:t>
      </w:r>
      <w:r>
        <w:rPr>
          <w:rFonts w:hint="eastAsia" w:ascii="宋体" w:hAnsi="宋体" w:eastAsia="宋体" w:cs="宋体"/>
          <w:sz w:val="21"/>
          <w:szCs w:val="21"/>
          <w:lang w:val="en-US" w:eastAsia="zh-CN"/>
        </w:rPr>
        <w:t>8</w:t>
      </w:r>
      <w:r>
        <w:rPr>
          <w:rFonts w:hint="eastAsia" w:ascii="宋体" w:hAnsi="宋体" w:eastAsia="宋体" w:cs="宋体"/>
          <w:sz w:val="21"/>
          <w:szCs w:val="21"/>
        </w:rPr>
        <w:t>微控制单元最小系统模块、电源模块、</w:t>
      </w:r>
      <w:r>
        <w:rPr>
          <w:rFonts w:hint="eastAsia" w:ascii="宋体" w:hAnsi="宋体" w:eastAsia="宋体" w:cs="宋体"/>
          <w:sz w:val="21"/>
          <w:szCs w:val="21"/>
          <w:lang w:val="en-US" w:eastAsia="zh-CN"/>
        </w:rPr>
        <w:t>按键模块、末端灯板控制模块</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末端灯板连接末端控制板显示状态反馈灯光。</w:t>
      </w:r>
    </w:p>
    <w:p>
      <w:pPr>
        <w:pStyle w:val="4"/>
        <w:bidi w:val="0"/>
        <w:rPr>
          <w:rFonts w:hint="eastAsia"/>
          <w:lang w:val="en-US" w:eastAsia="zh-CN"/>
        </w:rPr>
      </w:pPr>
      <w:bookmarkStart w:id="54" w:name="_Toc11590"/>
      <w:r>
        <w:rPr>
          <w:rFonts w:hint="eastAsia"/>
          <w:lang w:val="en-US" w:eastAsia="zh-CN"/>
        </w:rPr>
        <w:t>STM8微控制单元模块</w:t>
      </w:r>
      <w:bookmarkEnd w:id="54"/>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末端控制板</w:t>
      </w:r>
      <w:r>
        <w:rPr>
          <w:rFonts w:hint="eastAsia" w:ascii="宋体" w:hAnsi="宋体" w:eastAsia="宋体" w:cs="宋体"/>
          <w:sz w:val="21"/>
          <w:szCs w:val="21"/>
        </w:rPr>
        <w:t>选择了</w:t>
      </w:r>
      <w:r>
        <w:rPr>
          <w:rFonts w:hint="eastAsia" w:ascii="宋体" w:hAnsi="宋体"/>
          <w:color w:val="000000"/>
          <w:sz w:val="21"/>
          <w:szCs w:val="21"/>
          <w:lang w:val="en-US"/>
        </w:rPr>
        <w:t>STM8L101F3P6</w:t>
      </w:r>
      <w:r>
        <w:rPr>
          <w:rFonts w:hint="eastAsia" w:ascii="宋体" w:hAnsi="宋体" w:eastAsia="宋体" w:cs="宋体"/>
          <w:sz w:val="21"/>
          <w:szCs w:val="21"/>
        </w:rPr>
        <w:t>作为微控制单元（MCU），以该MCU为核心，实现</w:t>
      </w:r>
      <w:r>
        <w:rPr>
          <w:rFonts w:hint="eastAsia" w:ascii="宋体" w:hAnsi="宋体" w:eastAsia="宋体" w:cs="宋体"/>
          <w:sz w:val="21"/>
          <w:szCs w:val="21"/>
          <w:lang w:val="en-US" w:eastAsia="zh-CN"/>
        </w:rPr>
        <w:t>末端灯板</w:t>
      </w:r>
      <w:r>
        <w:rPr>
          <w:rFonts w:hint="eastAsia" w:ascii="宋体" w:hAnsi="宋体" w:eastAsia="宋体" w:cs="宋体"/>
          <w:sz w:val="21"/>
          <w:szCs w:val="21"/>
        </w:rPr>
        <w:t>控制。采用增强型STM8 CPU内核，提供更高的处理能力（在16 MHz时高达16 MIPS），同时保持了CISC体系结构的优势，具有更高的代码密度、24位线性寻址空间和针对低功耗操作的优化体系结构。</w:t>
      </w:r>
      <w:r>
        <w:rPr>
          <w:rFonts w:hint="eastAsia" w:ascii="宋体" w:hAnsi="宋体"/>
          <w:color w:val="000000"/>
          <w:sz w:val="21"/>
          <w:szCs w:val="21"/>
          <w:lang w:val="en-US"/>
        </w:rPr>
        <w:t>STM8L101F3P6</w:t>
      </w:r>
      <w:r>
        <w:rPr>
          <w:rFonts w:hint="eastAsia" w:ascii="宋体" w:hAnsi="宋体" w:eastAsia="宋体" w:cs="宋体"/>
          <w:sz w:val="21"/>
          <w:szCs w:val="21"/>
        </w:rPr>
        <w:t>包括一个带有硬件接口（SWIM）的集成调试模块，该模块允许非侵入式应用程序调试和超快闪存编程。</w:t>
      </w:r>
    </w:p>
    <w:p>
      <w:pPr>
        <w:ind w:firstLine="420" w:firstLineChars="0"/>
        <w:rPr>
          <w:rFonts w:hint="eastAsia"/>
          <w:lang w:val="en-US" w:eastAsia="zh-CN"/>
        </w:rPr>
      </w:pPr>
      <w:r>
        <w:rPr>
          <w:rFonts w:hint="eastAsia" w:ascii="宋体" w:hAnsi="宋体"/>
          <w:color w:val="000000"/>
          <w:sz w:val="21"/>
          <w:szCs w:val="21"/>
          <w:lang w:val="en-US"/>
        </w:rPr>
        <w:t>STM8L101F3P6</w:t>
      </w:r>
      <w:r>
        <w:rPr>
          <w:rFonts w:hint="eastAsia" w:ascii="宋体" w:hAnsi="宋体" w:eastAsia="宋体" w:cs="宋体"/>
          <w:sz w:val="21"/>
          <w:szCs w:val="21"/>
        </w:rPr>
        <w:t>微控制器采用低功耗低压单电源程序闪存。8KB的设备嵌入数据EEPROM。</w:t>
      </w:r>
      <w:r>
        <w:rPr>
          <w:rFonts w:hint="eastAsia" w:ascii="宋体" w:hAnsi="宋体"/>
          <w:color w:val="000000"/>
          <w:sz w:val="21"/>
          <w:szCs w:val="21"/>
          <w:lang w:val="en-US"/>
        </w:rPr>
        <w:t>STM8L101F3P6</w:t>
      </w:r>
      <w:r>
        <w:rPr>
          <w:rFonts w:hint="eastAsia" w:ascii="宋体" w:hAnsi="宋体" w:eastAsia="宋体" w:cs="宋体"/>
          <w:sz w:val="21"/>
          <w:szCs w:val="21"/>
        </w:rPr>
        <w:t>基于一组通用的最先进外围设备。</w:t>
      </w:r>
      <w:r>
        <w:rPr>
          <w:rFonts w:hint="eastAsia" w:ascii="宋体" w:hAnsi="宋体" w:eastAsia="宋体" w:cs="宋体"/>
          <w:sz w:val="21"/>
          <w:szCs w:val="21"/>
          <w:lang w:val="en-US" w:eastAsia="zh-CN"/>
        </w:rPr>
        <w:t>其电路如图3.1-1所示。</w:t>
      </w:r>
      <w:r>
        <w:rPr>
          <w:rFonts w:hint="eastAsia" w:ascii="宋体" w:hAnsi="宋体" w:eastAsia="宋体" w:cs="宋体"/>
          <w:sz w:val="21"/>
          <w:szCs w:val="21"/>
        </w:rPr>
        <w:t>外设组的模块化设计允许在不同的ST微控制器系列（包括32位系列）中找到相同的外设。这使得任何到不同族的转换都非常容易，并且通过使用一组通用的开发工具，可以更加简化。</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2853690" cy="2628265"/>
            <wp:effectExtent l="0" t="0" r="3810" b="63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45"/>
                    <a:stretch>
                      <a:fillRect/>
                    </a:stretch>
                  </pic:blipFill>
                  <pic:spPr>
                    <a:xfrm>
                      <a:off x="0" y="0"/>
                      <a:ext cx="2853690" cy="2628265"/>
                    </a:xfrm>
                    <a:prstGeom prst="rect">
                      <a:avLst/>
                    </a:prstGeom>
                    <a:noFill/>
                    <a:ln>
                      <a:noFill/>
                    </a:ln>
                  </pic:spPr>
                </pic:pic>
              </a:graphicData>
            </a:graphic>
          </wp:inline>
        </w:drawing>
      </w:r>
    </w:p>
    <w:p>
      <w:pPr>
        <w:ind w:firstLine="361"/>
        <w:jc w:val="center"/>
        <w:rPr>
          <w:rFonts w:hint="eastAsia" w:ascii="宋体" w:hAnsi="宋体" w:eastAsia="宋体" w:cs="宋体"/>
          <w:b w:val="0"/>
          <w:bCs w:val="0"/>
          <w:sz w:val="18"/>
          <w:szCs w:val="18"/>
        </w:rPr>
      </w:pPr>
      <w:r>
        <w:rPr>
          <w:rFonts w:hint="eastAsia" w:ascii="宋体" w:hAnsi="宋体" w:eastAsia="宋体" w:cs="宋体"/>
          <w:b w:val="0"/>
          <w:bCs w:val="0"/>
          <w:sz w:val="18"/>
          <w:szCs w:val="18"/>
        </w:rPr>
        <w:t>图</w:t>
      </w:r>
      <w:r>
        <w:rPr>
          <w:rFonts w:hint="eastAsia" w:cs="宋体"/>
          <w:b w:val="0"/>
          <w:bCs w:val="0"/>
          <w:sz w:val="18"/>
          <w:szCs w:val="18"/>
          <w:lang w:val="en-US" w:eastAsia="zh-CN"/>
        </w:rPr>
        <w:t>5.</w:t>
      </w:r>
      <w:r>
        <w:rPr>
          <w:rFonts w:hint="eastAsia" w:ascii="宋体" w:hAnsi="宋体" w:cs="宋体"/>
          <w:b w:val="0"/>
          <w:bCs w:val="0"/>
          <w:sz w:val="18"/>
          <w:szCs w:val="18"/>
          <w:lang w:val="en-US" w:eastAsia="zh-CN"/>
        </w:rPr>
        <w:t>3.</w:t>
      </w:r>
      <w:r>
        <w:rPr>
          <w:rFonts w:hint="eastAsia" w:ascii="宋体" w:hAnsi="宋体" w:eastAsia="宋体" w:cs="宋体"/>
          <w:b w:val="0"/>
          <w:bCs w:val="0"/>
          <w:sz w:val="18"/>
          <w:szCs w:val="18"/>
          <w:lang w:val="en-US" w:eastAsia="zh-CN"/>
        </w:rPr>
        <w:t>1</w:t>
      </w:r>
      <w:r>
        <w:rPr>
          <w:rFonts w:hint="eastAsia" w:ascii="宋体" w:hAnsi="宋体" w:cs="宋体"/>
          <w:b w:val="0"/>
          <w:bCs w:val="0"/>
          <w:sz w:val="18"/>
          <w:szCs w:val="18"/>
          <w:lang w:val="en-US" w:eastAsia="zh-CN"/>
        </w:rPr>
        <w:t>-1</w:t>
      </w:r>
      <w:r>
        <w:rPr>
          <w:rFonts w:hint="eastAsia" w:ascii="宋体" w:hAnsi="宋体" w:eastAsia="宋体" w:cs="宋体"/>
          <w:b w:val="0"/>
          <w:bCs w:val="0"/>
          <w:sz w:val="18"/>
          <w:szCs w:val="18"/>
          <w:lang w:val="en-US" w:eastAsia="zh-CN"/>
        </w:rPr>
        <w:t xml:space="preserve"> </w:t>
      </w:r>
      <w:r>
        <w:rPr>
          <w:rFonts w:hint="eastAsia" w:ascii="宋体" w:hAnsi="宋体" w:eastAsia="宋体" w:cs="宋体"/>
          <w:b w:val="0"/>
          <w:bCs w:val="0"/>
          <w:sz w:val="18"/>
          <w:szCs w:val="18"/>
        </w:rPr>
        <w:t>STM</w:t>
      </w:r>
      <w:r>
        <w:rPr>
          <w:rFonts w:hint="eastAsia" w:cs="宋体"/>
          <w:b w:val="0"/>
          <w:bCs w:val="0"/>
          <w:sz w:val="18"/>
          <w:szCs w:val="18"/>
          <w:lang w:val="en-US" w:eastAsia="zh-CN"/>
        </w:rPr>
        <w:t>8</w:t>
      </w:r>
      <w:r>
        <w:rPr>
          <w:rFonts w:hint="eastAsia" w:ascii="宋体" w:hAnsi="宋体" w:eastAsia="宋体" w:cs="宋体"/>
          <w:b w:val="0"/>
          <w:bCs w:val="0"/>
          <w:sz w:val="18"/>
          <w:szCs w:val="18"/>
        </w:rPr>
        <w:t>最小系统电路图</w:t>
      </w:r>
    </w:p>
    <w:p>
      <w:pPr>
        <w:pStyle w:val="4"/>
        <w:bidi w:val="0"/>
        <w:rPr>
          <w:rFonts w:hint="default"/>
          <w:lang w:val="en-US" w:eastAsia="zh-CN"/>
        </w:rPr>
      </w:pPr>
      <w:bookmarkStart w:id="55" w:name="_Toc4476"/>
      <w:r>
        <w:rPr>
          <w:rFonts w:hint="eastAsia"/>
          <w:lang w:val="en-US" w:eastAsia="zh-CN"/>
        </w:rPr>
        <w:t>电源模块</w:t>
      </w:r>
      <w:bookmarkEnd w:id="55"/>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末端控制板设计中，电源模块主要是给控制板各模块进行供电，必须具有稳定可靠的性能。电源模块的输入电源来自UR5e机械臂工具口电源，UR5e工具口电源输出12V的电压信号较稳定。从UR5e工具口电源输入的12V直流电需要转换成5V和3.3V直流电供给其他设备使用</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根据风险控制措施</w:t>
      </w:r>
      <w:r>
        <w:rPr>
          <w:rFonts w:hint="eastAsia" w:ascii="宋体" w:hAnsi="宋体" w:cs="宋体"/>
          <w:sz w:val="21"/>
          <w:szCs w:val="21"/>
          <w:lang w:val="en-US" w:eastAsia="zh-CN"/>
        </w:rPr>
        <w:t>，所有输出到后段的电源电流，预留使用余量</w:t>
      </w:r>
      <w:r>
        <w:rPr>
          <w:rFonts w:hint="eastAsia" w:ascii="宋体" w:hAnsi="宋体" w:eastAsia="宋体" w:cs="宋体"/>
          <w:sz w:val="21"/>
          <w:szCs w:val="21"/>
          <w:lang w:val="en-US" w:eastAsia="zh-CN"/>
        </w:rPr>
        <w:t>。电源模块电路如图</w:t>
      </w:r>
      <w:r>
        <w:rPr>
          <w:rFonts w:hint="eastAsia" w:cs="宋体"/>
          <w:sz w:val="21"/>
          <w:szCs w:val="21"/>
          <w:lang w:val="en-US" w:eastAsia="zh-CN"/>
        </w:rPr>
        <w:t>5.</w:t>
      </w:r>
      <w:r>
        <w:rPr>
          <w:rFonts w:hint="eastAsia" w:ascii="宋体" w:hAnsi="宋体" w:cs="宋体"/>
          <w:sz w:val="21"/>
          <w:szCs w:val="21"/>
          <w:lang w:val="en-US" w:eastAsia="zh-CN"/>
        </w:rPr>
        <w:t>3.</w:t>
      </w:r>
      <w:r>
        <w:rPr>
          <w:rFonts w:hint="eastAsia" w:ascii="宋体" w:hAnsi="宋体" w:eastAsia="宋体" w:cs="宋体"/>
          <w:sz w:val="21"/>
          <w:szCs w:val="21"/>
          <w:lang w:val="en-US" w:eastAsia="zh-CN"/>
        </w:rPr>
        <w:t>2</w:t>
      </w:r>
      <w:r>
        <w:rPr>
          <w:rFonts w:hint="eastAsia" w:ascii="宋体" w:hAnsi="宋体" w:cs="宋体"/>
          <w:sz w:val="21"/>
          <w:szCs w:val="21"/>
          <w:lang w:val="en-US" w:eastAsia="zh-CN"/>
        </w:rPr>
        <w:t>-1</w:t>
      </w:r>
      <w:r>
        <w:rPr>
          <w:rFonts w:hint="eastAsia" w:ascii="宋体" w:hAnsi="宋体" w:eastAsia="宋体" w:cs="宋体"/>
          <w:sz w:val="21"/>
          <w:szCs w:val="21"/>
          <w:lang w:val="en-US" w:eastAsia="zh-CN"/>
        </w:rPr>
        <w:t>所示。</w:t>
      </w:r>
    </w:p>
    <w:p>
      <w:pPr>
        <w:ind w:firstLine="360"/>
        <w:jc w:val="center"/>
        <w:rPr>
          <w:rFonts w:hint="eastAsia" w:ascii="宋体" w:hAnsi="宋体" w:eastAsia="宋体" w:cs="宋体"/>
        </w:rPr>
      </w:pPr>
      <w:r>
        <w:drawing>
          <wp:inline distT="0" distB="0" distL="114300" distR="114300">
            <wp:extent cx="3221990" cy="2426335"/>
            <wp:effectExtent l="0" t="0" r="16510" b="1206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46"/>
                    <a:stretch>
                      <a:fillRect/>
                    </a:stretch>
                  </pic:blipFill>
                  <pic:spPr>
                    <a:xfrm>
                      <a:off x="0" y="0"/>
                      <a:ext cx="3221990" cy="2426335"/>
                    </a:xfrm>
                    <a:prstGeom prst="rect">
                      <a:avLst/>
                    </a:prstGeom>
                    <a:noFill/>
                    <a:ln>
                      <a:noFill/>
                    </a:ln>
                  </pic:spPr>
                </pic:pic>
              </a:graphicData>
            </a:graphic>
          </wp:inline>
        </w:drawing>
      </w:r>
    </w:p>
    <w:p>
      <w:pPr>
        <w:ind w:firstLine="361"/>
        <w:jc w:val="center"/>
        <w:rPr>
          <w:rFonts w:hint="eastAsia" w:ascii="宋体" w:hAnsi="宋体" w:eastAsia="宋体" w:cs="宋体"/>
          <w:b w:val="0"/>
          <w:bCs w:val="0"/>
          <w:sz w:val="18"/>
          <w:szCs w:val="18"/>
        </w:rPr>
      </w:pPr>
      <w:r>
        <w:rPr>
          <w:rFonts w:hint="eastAsia" w:ascii="宋体" w:hAnsi="宋体" w:eastAsia="宋体" w:cs="宋体"/>
          <w:b w:val="0"/>
          <w:bCs w:val="0"/>
          <w:sz w:val="18"/>
          <w:szCs w:val="18"/>
        </w:rPr>
        <w:t>图</w:t>
      </w:r>
      <w:r>
        <w:rPr>
          <w:rFonts w:hint="eastAsia" w:cs="宋体"/>
          <w:b w:val="0"/>
          <w:bCs w:val="0"/>
          <w:sz w:val="18"/>
          <w:szCs w:val="18"/>
          <w:lang w:val="en-US" w:eastAsia="zh-CN"/>
        </w:rPr>
        <w:t>5.</w:t>
      </w:r>
      <w:r>
        <w:rPr>
          <w:rFonts w:hint="eastAsia" w:ascii="宋体" w:hAnsi="宋体" w:cs="宋体"/>
          <w:b w:val="0"/>
          <w:bCs w:val="0"/>
          <w:sz w:val="18"/>
          <w:szCs w:val="18"/>
          <w:lang w:val="en-US" w:eastAsia="zh-CN"/>
        </w:rPr>
        <w:t>3.</w:t>
      </w:r>
      <w:r>
        <w:rPr>
          <w:rFonts w:hint="eastAsia" w:ascii="宋体" w:hAnsi="宋体" w:eastAsia="宋体" w:cs="宋体"/>
          <w:b w:val="0"/>
          <w:bCs w:val="0"/>
          <w:sz w:val="18"/>
          <w:szCs w:val="18"/>
          <w:lang w:val="en-US" w:eastAsia="zh-CN"/>
        </w:rPr>
        <w:t>2</w:t>
      </w:r>
      <w:r>
        <w:rPr>
          <w:rFonts w:hint="eastAsia" w:ascii="宋体" w:hAnsi="宋体" w:cs="宋体"/>
          <w:b w:val="0"/>
          <w:bCs w:val="0"/>
          <w:sz w:val="18"/>
          <w:szCs w:val="18"/>
          <w:lang w:val="en-US" w:eastAsia="zh-CN"/>
        </w:rPr>
        <w:t>-1</w:t>
      </w:r>
      <w:r>
        <w:rPr>
          <w:rFonts w:hint="eastAsia" w:ascii="宋体" w:hAnsi="宋体" w:eastAsia="宋体" w:cs="宋体"/>
          <w:b w:val="0"/>
          <w:bCs w:val="0"/>
          <w:sz w:val="18"/>
          <w:szCs w:val="18"/>
        </w:rPr>
        <w:t xml:space="preserve"> 电源模块电路图</w:t>
      </w:r>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电源电路输入12V电压到DC-DC电源芯片。在设计低速电路时，通常的做法是在芯片的每个电源管脚上添加一些0.1uF的电容，另外再增加几个容量为10uF左右的电容。另外，还需要在一些芯片的电源管脚添加电感等感性元件，这样可以形成有去耦作用的去耦网络。使用ME3116AM6G DC-DC芯片，将12V电压转换成5V的电压。ME3116AM6G是一款内部集成了MOSFET的异步整流降压型稳压器。它在很宽的输入电压范围内（4.75V-40V）能够提供高达1A的负载能力。ME3116AM6G</w:t>
      </w:r>
      <w:r>
        <w:rPr>
          <w:rFonts w:ascii="宋体" w:hAnsi="宋体" w:eastAsia="宋体" w:cs="宋体"/>
          <w:sz w:val="21"/>
          <w:szCs w:val="21"/>
        </w:rPr>
        <w:t>系统采用 PWM控制模式，具有很好的瞬态响应和逐周期限流功能。同时，在轻载条件下系统自动切换到PFM模式，保证较高的轻载效率。</w:t>
      </w:r>
      <w:r>
        <w:rPr>
          <w:rFonts w:hint="eastAsia" w:ascii="宋体" w:hAnsi="宋体" w:eastAsia="宋体" w:cs="宋体"/>
          <w:sz w:val="21"/>
          <w:szCs w:val="21"/>
          <w:lang w:val="en-US" w:eastAsia="zh-CN"/>
        </w:rPr>
        <w:t>ME3116AM6G</w:t>
      </w:r>
      <w:r>
        <w:rPr>
          <w:rFonts w:ascii="宋体" w:hAnsi="宋体" w:eastAsia="宋体" w:cs="宋体"/>
          <w:sz w:val="21"/>
          <w:szCs w:val="21"/>
        </w:rPr>
        <w:t>内置功率管具有较低的RDSON，典型情况下效率高达90%。它内置了软启动和环路补偿，以及550K固定工作频率，保证了产品性能的同时也大幅度降低了产品应用所需的外围器件。</w:t>
      </w:r>
      <w:r>
        <w:rPr>
          <w:rFonts w:hint="eastAsia" w:ascii="宋体" w:hAnsi="宋体" w:eastAsia="宋体" w:cs="宋体"/>
          <w:sz w:val="21"/>
          <w:szCs w:val="21"/>
          <w:lang w:val="en-US" w:eastAsia="zh-CN"/>
        </w:rPr>
        <w:t>ME3116AM6G</w:t>
      </w:r>
      <w:r>
        <w:rPr>
          <w:rFonts w:ascii="宋体" w:hAnsi="宋体" w:eastAsia="宋体" w:cs="宋体"/>
          <w:sz w:val="21"/>
          <w:szCs w:val="21"/>
        </w:rPr>
        <w:t>还具有过热关断、输入欠压保护、BS欠压保护和短路保护</w:t>
      </w:r>
      <w:r>
        <w:rPr>
          <w:rFonts w:hint="eastAsia" w:ascii="宋体" w:hAnsi="宋体" w:eastAsia="宋体" w:cs="宋体"/>
          <w:sz w:val="21"/>
          <w:szCs w:val="21"/>
          <w:lang w:val="en-US" w:eastAsia="zh-CN"/>
        </w:rPr>
        <w:t>。末端控制板中，5V电压需要供给末端灯板。</w:t>
      </w:r>
    </w:p>
    <w:p>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5V电压经过ME6211A33M3G低压差线性稳压器(LDO)转换为3.3V电压。该LDO输入输出电源引脚端均接去耦电容和旁路电容，避免系统各模块之间的电压串扰。末端控制板中，3.3V电压对</w:t>
      </w:r>
      <w:r>
        <w:rPr>
          <w:rFonts w:hint="eastAsia" w:ascii="宋体" w:hAnsi="宋体"/>
          <w:color w:val="000000"/>
          <w:sz w:val="21"/>
          <w:szCs w:val="21"/>
          <w:lang w:val="en-US"/>
        </w:rPr>
        <w:t>STM8L101F3P6</w:t>
      </w:r>
      <w:r>
        <w:rPr>
          <w:rFonts w:hint="eastAsia" w:ascii="宋体" w:hAnsi="宋体" w:eastAsia="宋体" w:cs="宋体"/>
          <w:sz w:val="21"/>
          <w:szCs w:val="21"/>
          <w:lang w:val="en-US" w:eastAsia="zh-CN"/>
        </w:rPr>
        <w:t>芯片供电</w:t>
      </w:r>
      <w:r>
        <w:rPr>
          <w:rFonts w:hint="eastAsia" w:cs="宋体"/>
          <w:sz w:val="21"/>
          <w:szCs w:val="21"/>
          <w:lang w:val="en-US" w:eastAsia="zh-CN"/>
        </w:rPr>
        <w:t>。</w:t>
      </w:r>
    </w:p>
    <w:p>
      <w:pPr>
        <w:pStyle w:val="4"/>
        <w:bidi w:val="0"/>
        <w:rPr>
          <w:rFonts w:hint="default"/>
          <w:lang w:val="en-US" w:eastAsia="zh-CN"/>
        </w:rPr>
      </w:pPr>
      <w:bookmarkStart w:id="56" w:name="_Toc22761"/>
      <w:r>
        <w:rPr>
          <w:rFonts w:hint="eastAsia"/>
          <w:lang w:val="en-US" w:eastAsia="zh-CN"/>
        </w:rPr>
        <w:t>按键模块</w:t>
      </w:r>
      <w:bookmarkEnd w:id="56"/>
    </w:p>
    <w:p>
      <w:pPr>
        <w:ind w:firstLine="360"/>
        <w:rPr>
          <w:rFonts w:hint="eastAsia" w:ascii="宋体" w:hAnsi="宋体" w:eastAsia="宋体" w:cs="宋体"/>
          <w:sz w:val="21"/>
          <w:szCs w:val="21"/>
        </w:rPr>
      </w:pPr>
      <w:r>
        <w:rPr>
          <w:rFonts w:hint="eastAsia" w:ascii="宋体" w:hAnsi="宋体" w:eastAsia="宋体" w:cs="宋体"/>
          <w:sz w:val="21"/>
          <w:szCs w:val="21"/>
        </w:rPr>
        <w:t>此模块功能</w:t>
      </w:r>
      <w:r>
        <w:rPr>
          <w:rFonts w:hint="eastAsia" w:ascii="宋体" w:hAnsi="宋体" w:eastAsia="宋体" w:cs="宋体"/>
          <w:sz w:val="21"/>
          <w:szCs w:val="21"/>
          <w:lang w:val="en-US" w:eastAsia="zh-CN"/>
        </w:rPr>
        <w:t>是</w:t>
      </w:r>
      <w:r>
        <w:rPr>
          <w:rFonts w:hint="eastAsia" w:ascii="宋体" w:hAnsi="宋体" w:cs="宋体"/>
          <w:vertAlign w:val="baseline"/>
          <w:lang w:val="en-US" w:eastAsia="zh-CN"/>
        </w:rPr>
        <w:t>控制机械臂前端通道上升、下降、左旋转及右旋转</w:t>
      </w:r>
      <w:r>
        <w:rPr>
          <w:rFonts w:hint="eastAsia" w:ascii="宋体" w:hAnsi="宋体" w:eastAsia="宋体" w:cs="宋体"/>
          <w:sz w:val="21"/>
          <w:szCs w:val="21"/>
        </w:rPr>
        <w:t>。本设计中，</w:t>
      </w:r>
      <w:r>
        <w:rPr>
          <w:rFonts w:hint="eastAsia" w:ascii="宋体" w:hAnsi="宋体" w:eastAsia="宋体" w:cs="宋体"/>
          <w:sz w:val="21"/>
          <w:szCs w:val="21"/>
          <w:lang w:val="en-US" w:eastAsia="zh-CN"/>
        </w:rPr>
        <w:t>此模块设计在末端控制板中，位于机械臂末端便于操作者使用</w:t>
      </w:r>
      <w:r>
        <w:rPr>
          <w:rFonts w:hint="eastAsia" w:ascii="宋体" w:hAnsi="宋体" w:eastAsia="宋体" w:cs="宋体"/>
          <w:sz w:val="21"/>
          <w:szCs w:val="21"/>
        </w:rPr>
        <w:t>。</w:t>
      </w:r>
    </w:p>
    <w:p>
      <w:pPr>
        <w:ind w:firstLine="420" w:firstLineChars="0"/>
        <w:rPr>
          <w:rFonts w:hint="eastAsia" w:ascii="宋体" w:hAnsi="宋体" w:eastAsia="宋体" w:cs="宋体"/>
          <w:sz w:val="21"/>
          <w:szCs w:val="21"/>
        </w:rPr>
      </w:pPr>
      <w:r>
        <w:rPr>
          <w:rFonts w:hint="eastAsia" w:ascii="宋体" w:hAnsi="宋体" w:eastAsia="宋体" w:cs="宋体"/>
          <w:sz w:val="21"/>
          <w:szCs w:val="21"/>
          <w:lang w:eastAsia="zh-CN"/>
        </w:rPr>
        <w:t>按键板</w:t>
      </w:r>
      <w:r>
        <w:rPr>
          <w:rFonts w:hint="eastAsia" w:ascii="宋体" w:hAnsi="宋体" w:eastAsia="宋体" w:cs="宋体"/>
          <w:sz w:val="21"/>
          <w:szCs w:val="21"/>
        </w:rPr>
        <w:t>如</w:t>
      </w:r>
      <w:r>
        <w:rPr>
          <w:rFonts w:hint="eastAsia" w:ascii="宋体" w:hAnsi="宋体" w:eastAsia="宋体" w:cs="宋体"/>
          <w:b w:val="0"/>
          <w:bCs w:val="0"/>
          <w:sz w:val="21"/>
          <w:szCs w:val="21"/>
        </w:rPr>
        <w:t>图</w:t>
      </w:r>
      <w:r>
        <w:rPr>
          <w:rFonts w:hint="eastAsia" w:cs="宋体"/>
          <w:b w:val="0"/>
          <w:bCs w:val="0"/>
          <w:sz w:val="21"/>
          <w:szCs w:val="21"/>
          <w:lang w:val="en-US" w:eastAsia="zh-CN"/>
        </w:rPr>
        <w:t>5.3.3</w:t>
      </w:r>
      <w:r>
        <w:rPr>
          <w:rFonts w:hint="eastAsia" w:ascii="宋体" w:hAnsi="宋体" w:eastAsia="宋体" w:cs="宋体"/>
          <w:b w:val="0"/>
          <w:bCs w:val="0"/>
          <w:sz w:val="21"/>
          <w:szCs w:val="21"/>
          <w:lang w:val="en-US" w:eastAsia="zh-CN"/>
        </w:rPr>
        <w:t>-1</w:t>
      </w:r>
      <w:r>
        <w:rPr>
          <w:rFonts w:hint="eastAsia" w:ascii="宋体" w:hAnsi="宋体" w:eastAsia="宋体" w:cs="宋体"/>
          <w:b w:val="0"/>
          <w:bCs w:val="0"/>
          <w:sz w:val="21"/>
          <w:szCs w:val="21"/>
        </w:rPr>
        <w:t>所示。</w:t>
      </w:r>
      <w:r>
        <w:rPr>
          <w:rFonts w:hint="eastAsia" w:ascii="宋体" w:hAnsi="宋体" w:eastAsia="宋体" w:cs="宋体"/>
          <w:sz w:val="21"/>
          <w:szCs w:val="21"/>
        </w:rPr>
        <w:t>此模块包括</w:t>
      </w:r>
      <w:r>
        <w:rPr>
          <w:rFonts w:hint="eastAsia" w:ascii="宋体" w:hAnsi="宋体" w:eastAsia="宋体" w:cs="宋体"/>
          <w:sz w:val="21"/>
          <w:szCs w:val="21"/>
          <w:lang w:val="en-US" w:eastAsia="zh-CN"/>
        </w:rPr>
        <w:t>四</w:t>
      </w:r>
      <w:r>
        <w:rPr>
          <w:rFonts w:hint="eastAsia" w:ascii="宋体" w:hAnsi="宋体" w:eastAsia="宋体" w:cs="宋体"/>
          <w:sz w:val="21"/>
          <w:szCs w:val="21"/>
        </w:rPr>
        <w:t>个按键分别</w:t>
      </w:r>
      <w:r>
        <w:rPr>
          <w:rFonts w:hint="eastAsia" w:ascii="宋体" w:hAnsi="宋体" w:cs="宋体"/>
          <w:vertAlign w:val="baseline"/>
          <w:lang w:val="en-US" w:eastAsia="zh-CN"/>
        </w:rPr>
        <w:t>控制机械臂前端通道上升、下降、左旋转及右旋转操作</w:t>
      </w:r>
      <w:r>
        <w:rPr>
          <w:rFonts w:hint="eastAsia" w:ascii="宋体" w:hAnsi="宋体" w:eastAsia="宋体" w:cs="宋体"/>
          <w:sz w:val="21"/>
          <w:szCs w:val="21"/>
        </w:rPr>
        <w:t>。</w:t>
      </w:r>
    </w:p>
    <w:p>
      <w:pPr>
        <w:jc w:val="center"/>
        <w:rPr>
          <w:rFonts w:hint="eastAsia" w:ascii="宋体" w:hAnsi="宋体" w:eastAsia="宋体" w:cs="宋体"/>
          <w:sz w:val="21"/>
          <w:szCs w:val="21"/>
        </w:rPr>
      </w:pPr>
      <w:r>
        <w:drawing>
          <wp:inline distT="0" distB="0" distL="114300" distR="114300">
            <wp:extent cx="1694180" cy="2240915"/>
            <wp:effectExtent l="0" t="0" r="1270" b="698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47"/>
                    <a:stretch>
                      <a:fillRect/>
                    </a:stretch>
                  </pic:blipFill>
                  <pic:spPr>
                    <a:xfrm>
                      <a:off x="0" y="0"/>
                      <a:ext cx="1694180" cy="2240915"/>
                    </a:xfrm>
                    <a:prstGeom prst="rect">
                      <a:avLst/>
                    </a:prstGeom>
                    <a:noFill/>
                    <a:ln>
                      <a:noFill/>
                    </a:ln>
                  </pic:spPr>
                </pic:pic>
              </a:graphicData>
            </a:graphic>
          </wp:inline>
        </w:drawing>
      </w:r>
    </w:p>
    <w:p>
      <w:pPr>
        <w:ind w:firstLine="361"/>
        <w:jc w:val="center"/>
        <w:rPr>
          <w:rFonts w:hint="eastAsia" w:ascii="宋体" w:hAnsi="宋体" w:eastAsia="宋体" w:cs="宋体"/>
          <w:b w:val="0"/>
          <w:bCs w:val="0"/>
          <w:sz w:val="18"/>
          <w:szCs w:val="18"/>
        </w:rPr>
      </w:pPr>
      <w:r>
        <w:rPr>
          <w:rFonts w:hint="eastAsia" w:ascii="宋体" w:hAnsi="宋体" w:eastAsia="宋体" w:cs="宋体"/>
          <w:b w:val="0"/>
          <w:bCs w:val="0"/>
          <w:sz w:val="18"/>
          <w:szCs w:val="18"/>
        </w:rPr>
        <w:t>图</w:t>
      </w:r>
      <w:r>
        <w:rPr>
          <w:rFonts w:hint="eastAsia" w:cs="宋体"/>
          <w:b w:val="0"/>
          <w:bCs w:val="0"/>
          <w:sz w:val="18"/>
          <w:szCs w:val="18"/>
          <w:lang w:val="en-US" w:eastAsia="zh-CN"/>
        </w:rPr>
        <w:t>5.</w:t>
      </w:r>
      <w:r>
        <w:rPr>
          <w:rFonts w:hint="eastAsia" w:ascii="宋体" w:hAnsi="宋体" w:eastAsia="宋体" w:cs="宋体"/>
          <w:b w:val="0"/>
          <w:bCs w:val="0"/>
          <w:sz w:val="18"/>
          <w:szCs w:val="18"/>
          <w:lang w:val="en-US" w:eastAsia="zh-CN"/>
        </w:rPr>
        <w:t>3</w:t>
      </w:r>
      <w:r>
        <w:rPr>
          <w:rFonts w:hint="eastAsia" w:ascii="宋体" w:hAnsi="宋体" w:cs="宋体"/>
          <w:b w:val="0"/>
          <w:bCs w:val="0"/>
          <w:sz w:val="18"/>
          <w:szCs w:val="18"/>
          <w:lang w:val="en-US" w:eastAsia="zh-CN"/>
        </w:rPr>
        <w:t>.3-1</w:t>
      </w:r>
      <w:r>
        <w:rPr>
          <w:rFonts w:hint="eastAsia" w:ascii="宋体" w:hAnsi="宋体" w:eastAsia="宋体" w:cs="宋体"/>
          <w:b w:val="0"/>
          <w:bCs w:val="0"/>
          <w:sz w:val="18"/>
          <w:szCs w:val="18"/>
        </w:rPr>
        <w:t xml:space="preserve"> </w:t>
      </w:r>
      <w:r>
        <w:rPr>
          <w:rFonts w:hint="eastAsia" w:ascii="宋体" w:hAnsi="宋体" w:eastAsia="宋体" w:cs="宋体"/>
          <w:b w:val="0"/>
          <w:bCs w:val="0"/>
          <w:sz w:val="18"/>
          <w:szCs w:val="18"/>
          <w:lang w:eastAsia="zh-CN"/>
        </w:rPr>
        <w:t>按键</w:t>
      </w:r>
      <w:r>
        <w:rPr>
          <w:rFonts w:hint="eastAsia" w:ascii="宋体" w:hAnsi="宋体" w:eastAsia="宋体" w:cs="宋体"/>
          <w:b w:val="0"/>
          <w:bCs w:val="0"/>
          <w:sz w:val="18"/>
          <w:szCs w:val="18"/>
          <w:lang w:val="en-US" w:eastAsia="zh-CN"/>
        </w:rPr>
        <w:t>模块</w:t>
      </w:r>
      <w:r>
        <w:rPr>
          <w:rFonts w:hint="eastAsia" w:ascii="宋体" w:hAnsi="宋体" w:eastAsia="宋体" w:cs="宋体"/>
          <w:b w:val="0"/>
          <w:bCs w:val="0"/>
          <w:sz w:val="18"/>
          <w:szCs w:val="18"/>
        </w:rPr>
        <w:t>电路图</w:t>
      </w:r>
    </w:p>
    <w:p>
      <w:pPr>
        <w:pStyle w:val="4"/>
        <w:bidi w:val="0"/>
        <w:rPr>
          <w:rFonts w:hint="eastAsia"/>
        </w:rPr>
      </w:pPr>
      <w:bookmarkStart w:id="57" w:name="_Toc10149"/>
      <w:r>
        <w:rPr>
          <w:rFonts w:hint="eastAsia"/>
        </w:rPr>
        <w:t>末端灯板控制模块</w:t>
      </w:r>
      <w:bookmarkEnd w:id="57"/>
    </w:p>
    <w:p>
      <w:pPr>
        <w:ind w:firstLine="420" w:firstLineChars="200"/>
        <w:rPr>
          <w:rFonts w:hint="eastAsia" w:ascii="宋体" w:hAnsi="宋体" w:eastAsia="宋体" w:cs="宋体"/>
          <w:sz w:val="21"/>
          <w:szCs w:val="21"/>
        </w:rPr>
      </w:pPr>
      <w:r>
        <w:rPr>
          <w:rFonts w:hint="eastAsia" w:ascii="宋体" w:hAnsi="宋体" w:eastAsia="宋体" w:cs="宋体"/>
          <w:sz w:val="21"/>
          <w:szCs w:val="21"/>
        </w:rPr>
        <w:t>根据设计要求，RGB</w:t>
      </w:r>
      <w:r>
        <w:rPr>
          <w:rFonts w:hint="eastAsia" w:ascii="宋体" w:hAnsi="宋体" w:cs="宋体"/>
          <w:sz w:val="21"/>
          <w:szCs w:val="21"/>
          <w:lang w:eastAsia="zh-CN"/>
        </w:rPr>
        <w:t>灯板</w:t>
      </w:r>
      <w:r>
        <w:rPr>
          <w:rFonts w:hint="eastAsia" w:ascii="宋体" w:hAnsi="宋体" w:eastAsia="宋体" w:cs="宋体"/>
          <w:sz w:val="21"/>
          <w:szCs w:val="21"/>
        </w:rPr>
        <w:t>需安装在环形的灯槽内。RGB灯采用共阳极的连接方式，5V电源分别经过</w:t>
      </w:r>
      <w:r>
        <w:rPr>
          <w:rFonts w:hint="eastAsia" w:ascii="宋体" w:hAnsi="宋体" w:eastAsia="宋体" w:cs="宋体"/>
          <w:sz w:val="21"/>
          <w:szCs w:val="21"/>
          <w:lang w:val="en-US" w:eastAsia="zh-CN"/>
        </w:rPr>
        <w:t>两个130Ω电阻（绿色、蓝色灯珠）及一个200Ω电阻（红色灯珠）</w:t>
      </w:r>
      <w:r>
        <w:rPr>
          <w:rFonts w:hint="eastAsia" w:ascii="宋体" w:hAnsi="宋体" w:eastAsia="宋体" w:cs="宋体"/>
          <w:sz w:val="21"/>
          <w:szCs w:val="21"/>
        </w:rPr>
        <w:t>连接至RGB灯二极管的阳极上。由RGB灯珠的产品手册可知，该灯珠进正常工作电流为20mA峰值正向电流为30mA。本设计中，该灯珠的阴极连接至单片机驱动的MOS管的漏级（D极），当单片机I/O口输出为高电平时，MOS管导通，灯珠的阴极被拉低至地，RGB灯珠的每个二极管上产生正向压降，二极管导通，灯珠发光。</w:t>
      </w:r>
      <w:r>
        <w:rPr>
          <w:rFonts w:hint="eastAsia" w:ascii="宋体" w:hAnsi="宋体" w:eastAsia="宋体" w:cs="宋体"/>
          <w:sz w:val="21"/>
          <w:szCs w:val="21"/>
          <w:lang w:val="en-US" w:eastAsia="zh-CN"/>
        </w:rPr>
        <w:t>末端灯板控制电路如图</w:t>
      </w:r>
      <w:r>
        <w:rPr>
          <w:rFonts w:hint="eastAsia" w:cs="宋体"/>
          <w:sz w:val="21"/>
          <w:szCs w:val="21"/>
          <w:lang w:val="en-US" w:eastAsia="zh-CN"/>
        </w:rPr>
        <w:t>5.</w:t>
      </w:r>
      <w:r>
        <w:rPr>
          <w:rFonts w:hint="eastAsia" w:ascii="宋体" w:hAnsi="宋体" w:eastAsia="宋体" w:cs="宋体"/>
          <w:sz w:val="21"/>
          <w:szCs w:val="21"/>
          <w:lang w:val="en-US" w:eastAsia="zh-CN"/>
        </w:rPr>
        <w:t>3.4-1所示。</w:t>
      </w:r>
      <w:r>
        <w:rPr>
          <w:rFonts w:hint="eastAsia" w:ascii="宋体" w:hAnsi="宋体" w:eastAsia="宋体" w:cs="宋体"/>
          <w:sz w:val="21"/>
          <w:szCs w:val="21"/>
        </w:rPr>
        <w:t>RGB灯不同颜色灯珠的二极管的正向电压范围如表</w:t>
      </w:r>
      <w:r>
        <w:rPr>
          <w:rFonts w:hint="eastAsia" w:cs="宋体"/>
          <w:sz w:val="21"/>
          <w:szCs w:val="21"/>
          <w:lang w:val="en-US" w:eastAsia="zh-CN"/>
        </w:rPr>
        <w:t>5.</w:t>
      </w:r>
      <w:r>
        <w:rPr>
          <w:rFonts w:hint="eastAsia" w:ascii="宋体" w:hAnsi="宋体" w:cs="宋体"/>
          <w:sz w:val="21"/>
          <w:szCs w:val="21"/>
          <w:lang w:val="en-US" w:eastAsia="zh-CN"/>
        </w:rPr>
        <w:t>3</w:t>
      </w:r>
      <w:r>
        <w:rPr>
          <w:rFonts w:hint="eastAsia" w:ascii="宋体" w:hAnsi="宋体" w:eastAsia="宋体" w:cs="宋体"/>
          <w:sz w:val="21"/>
          <w:szCs w:val="21"/>
          <w:lang w:val="en-US" w:eastAsia="zh-CN"/>
        </w:rPr>
        <w:t>.4-1</w:t>
      </w:r>
      <w:r>
        <w:rPr>
          <w:rFonts w:hint="eastAsia" w:ascii="宋体" w:hAnsi="宋体" w:eastAsia="宋体" w:cs="宋体"/>
          <w:sz w:val="21"/>
          <w:szCs w:val="21"/>
        </w:rPr>
        <w:t>所示。可知，红色灯珠的正向电压范围相比于绿光和蓝光小，因此，在设置PWM占空比时，需要注意此事项。</w:t>
      </w:r>
    </w:p>
    <w:p>
      <w:pPr>
        <w:spacing w:line="360" w:lineRule="auto"/>
        <w:ind w:firstLine="360"/>
        <w:jc w:val="center"/>
        <w:rPr>
          <w:rFonts w:hint="eastAsia" w:ascii="宋体" w:hAnsi="宋体" w:eastAsia="宋体" w:cs="宋体"/>
          <w:b/>
          <w:bCs/>
        </w:rPr>
      </w:pPr>
      <w:r>
        <w:drawing>
          <wp:inline distT="0" distB="0" distL="114300" distR="114300">
            <wp:extent cx="4077335" cy="2773045"/>
            <wp:effectExtent l="0" t="0" r="18415" b="825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48"/>
                    <a:srcRect t="17224"/>
                    <a:stretch>
                      <a:fillRect/>
                    </a:stretch>
                  </pic:blipFill>
                  <pic:spPr>
                    <a:xfrm>
                      <a:off x="0" y="0"/>
                      <a:ext cx="4077335" cy="2773045"/>
                    </a:xfrm>
                    <a:prstGeom prst="rect">
                      <a:avLst/>
                    </a:prstGeom>
                    <a:noFill/>
                    <a:ln>
                      <a:noFill/>
                    </a:ln>
                  </pic:spPr>
                </pic:pic>
              </a:graphicData>
            </a:graphic>
          </wp:inline>
        </w:drawing>
      </w:r>
    </w:p>
    <w:p>
      <w:pPr>
        <w:ind w:firstLine="361"/>
        <w:jc w:val="center"/>
        <w:rPr>
          <w:rFonts w:hint="eastAsia" w:ascii="宋体" w:hAnsi="宋体" w:eastAsia="宋体" w:cs="宋体"/>
          <w:b w:val="0"/>
          <w:bCs w:val="0"/>
          <w:sz w:val="18"/>
          <w:szCs w:val="18"/>
        </w:rPr>
      </w:pPr>
      <w:r>
        <w:rPr>
          <w:rFonts w:hint="eastAsia" w:ascii="宋体" w:hAnsi="宋体" w:eastAsia="宋体" w:cs="宋体"/>
          <w:b w:val="0"/>
          <w:bCs w:val="0"/>
          <w:sz w:val="18"/>
          <w:szCs w:val="18"/>
        </w:rPr>
        <w:t>图</w:t>
      </w:r>
      <w:r>
        <w:rPr>
          <w:rFonts w:hint="eastAsia" w:cs="宋体"/>
          <w:b w:val="0"/>
          <w:bCs w:val="0"/>
          <w:sz w:val="18"/>
          <w:szCs w:val="18"/>
          <w:lang w:val="en-US" w:eastAsia="zh-CN"/>
        </w:rPr>
        <w:t>5.</w:t>
      </w:r>
      <w:r>
        <w:rPr>
          <w:rFonts w:hint="eastAsia" w:ascii="宋体" w:hAnsi="宋体" w:cs="宋体"/>
          <w:b w:val="0"/>
          <w:bCs w:val="0"/>
          <w:sz w:val="18"/>
          <w:szCs w:val="18"/>
          <w:lang w:val="en-US" w:eastAsia="zh-CN"/>
        </w:rPr>
        <w:t>3.4-1</w:t>
      </w:r>
      <w:r>
        <w:rPr>
          <w:rFonts w:hint="eastAsia" w:ascii="宋体" w:hAnsi="宋体" w:eastAsia="宋体" w:cs="宋体"/>
          <w:b w:val="0"/>
          <w:bCs w:val="0"/>
          <w:sz w:val="18"/>
          <w:szCs w:val="18"/>
        </w:rPr>
        <w:t xml:space="preserve"> </w:t>
      </w:r>
      <w:r>
        <w:rPr>
          <w:rFonts w:hint="eastAsia" w:ascii="宋体" w:hAnsi="宋体" w:eastAsia="宋体" w:cs="宋体"/>
          <w:b w:val="0"/>
          <w:bCs w:val="0"/>
          <w:sz w:val="18"/>
          <w:szCs w:val="18"/>
          <w:lang w:val="en-US" w:eastAsia="zh-CN"/>
        </w:rPr>
        <w:t>末端灯板</w:t>
      </w:r>
      <w:r>
        <w:rPr>
          <w:rFonts w:hint="eastAsia" w:ascii="宋体" w:hAnsi="宋体" w:cs="宋体"/>
          <w:b w:val="0"/>
          <w:bCs w:val="0"/>
          <w:sz w:val="18"/>
          <w:szCs w:val="18"/>
          <w:lang w:val="en-US" w:eastAsia="zh-CN"/>
        </w:rPr>
        <w:t>控制</w:t>
      </w:r>
      <w:r>
        <w:rPr>
          <w:rFonts w:hint="eastAsia" w:ascii="宋体" w:hAnsi="宋体" w:eastAsia="宋体" w:cs="宋体"/>
          <w:b w:val="0"/>
          <w:bCs w:val="0"/>
          <w:sz w:val="18"/>
          <w:szCs w:val="18"/>
        </w:rPr>
        <w:t>电路图</w:t>
      </w:r>
    </w:p>
    <w:p>
      <w:pPr>
        <w:rPr>
          <w:rFonts w:hint="eastAsia" w:ascii="宋体" w:hAnsi="宋体" w:eastAsia="宋体" w:cs="宋体"/>
          <w:sz w:val="21"/>
          <w:szCs w:val="21"/>
        </w:rPr>
      </w:pPr>
    </w:p>
    <w:p>
      <w:pPr>
        <w:ind w:firstLine="360" w:firstLineChars="200"/>
        <w:jc w:val="center"/>
        <w:rPr>
          <w:rFonts w:hint="eastAsia" w:ascii="宋体" w:hAnsi="宋体" w:eastAsia="宋体" w:cs="宋体"/>
          <w:sz w:val="18"/>
          <w:szCs w:val="18"/>
        </w:rPr>
      </w:pPr>
      <w:r>
        <w:rPr>
          <w:rFonts w:hint="eastAsia" w:ascii="宋体" w:hAnsi="宋体" w:eastAsia="宋体" w:cs="宋体"/>
          <w:sz w:val="18"/>
          <w:szCs w:val="18"/>
        </w:rPr>
        <w:t>表</w:t>
      </w:r>
      <w:r>
        <w:rPr>
          <w:rFonts w:hint="eastAsia" w:cs="宋体"/>
          <w:sz w:val="18"/>
          <w:szCs w:val="18"/>
          <w:lang w:val="en-US" w:eastAsia="zh-CN"/>
        </w:rPr>
        <w:t>5.</w:t>
      </w:r>
      <w:r>
        <w:rPr>
          <w:rFonts w:hint="eastAsia" w:ascii="宋体" w:hAnsi="宋体" w:cs="宋体"/>
          <w:sz w:val="18"/>
          <w:szCs w:val="18"/>
          <w:lang w:val="en-US" w:eastAsia="zh-CN"/>
        </w:rPr>
        <w:t>3.4</w:t>
      </w:r>
      <w:r>
        <w:rPr>
          <w:rFonts w:hint="eastAsia" w:ascii="宋体" w:hAnsi="宋体" w:eastAsia="宋体" w:cs="宋体"/>
          <w:sz w:val="18"/>
          <w:szCs w:val="18"/>
          <w:lang w:val="en-US" w:eastAsia="zh-CN"/>
        </w:rPr>
        <w:t>-</w:t>
      </w:r>
      <w:r>
        <w:rPr>
          <w:rFonts w:hint="eastAsia" w:ascii="宋体" w:hAnsi="宋体" w:cs="宋体"/>
          <w:sz w:val="18"/>
          <w:szCs w:val="18"/>
          <w:lang w:val="en-US" w:eastAsia="zh-CN"/>
        </w:rPr>
        <w:t>1</w:t>
      </w:r>
      <w:r>
        <w:rPr>
          <w:rFonts w:hint="eastAsia" w:ascii="宋体" w:hAnsi="宋体" w:eastAsia="宋体" w:cs="宋体"/>
          <w:sz w:val="18"/>
          <w:szCs w:val="18"/>
        </w:rPr>
        <w:t xml:space="preserve"> RGB灯正向电压范围值</w:t>
      </w:r>
    </w:p>
    <w:tbl>
      <w:tblPr>
        <w:tblStyle w:val="19"/>
        <w:tblW w:w="64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2"/>
        <w:gridCol w:w="919"/>
        <w:gridCol w:w="900"/>
        <w:gridCol w:w="697"/>
        <w:gridCol w:w="900"/>
        <w:gridCol w:w="878"/>
        <w:gridCol w:w="1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jc w:val="center"/>
        </w:trPr>
        <w:tc>
          <w:tcPr>
            <w:tcW w:w="1132" w:type="dxa"/>
            <w:tcBorders>
              <w:top w:val="single" w:color="auto" w:sz="4" w:space="0"/>
              <w:left w:val="single" w:color="auto" w:sz="4" w:space="0"/>
              <w:bottom w:val="single" w:color="auto" w:sz="4" w:space="0"/>
              <w:right w:val="single" w:color="auto" w:sz="4" w:space="0"/>
            </w:tcBorders>
            <w:noWrap w:val="0"/>
            <w:vAlign w:val="top"/>
          </w:tcPr>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t>颜色</w:t>
            </w:r>
          </w:p>
        </w:tc>
        <w:tc>
          <w:tcPr>
            <w:tcW w:w="1819" w:type="dxa"/>
            <w:gridSpan w:val="2"/>
            <w:tcBorders>
              <w:top w:val="single" w:color="auto" w:sz="4" w:space="0"/>
              <w:left w:val="single" w:color="auto" w:sz="4" w:space="0"/>
              <w:bottom w:val="single" w:color="auto" w:sz="4" w:space="0"/>
              <w:right w:val="single" w:color="auto" w:sz="4" w:space="0"/>
            </w:tcBorders>
            <w:noWrap w:val="0"/>
            <w:vAlign w:val="top"/>
          </w:tcPr>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t>Red(红光)</w:t>
            </w:r>
          </w:p>
        </w:tc>
        <w:tc>
          <w:tcPr>
            <w:tcW w:w="1597" w:type="dxa"/>
            <w:gridSpan w:val="2"/>
            <w:tcBorders>
              <w:top w:val="single" w:color="auto" w:sz="4" w:space="0"/>
              <w:left w:val="single" w:color="auto" w:sz="4" w:space="0"/>
              <w:bottom w:val="single" w:color="auto" w:sz="4" w:space="0"/>
              <w:right w:val="single" w:color="auto" w:sz="4" w:space="0"/>
            </w:tcBorders>
            <w:noWrap w:val="0"/>
            <w:vAlign w:val="top"/>
          </w:tcPr>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t>Green（绿光）</w:t>
            </w:r>
          </w:p>
        </w:tc>
        <w:tc>
          <w:tcPr>
            <w:tcW w:w="1885" w:type="dxa"/>
            <w:gridSpan w:val="2"/>
            <w:tcBorders>
              <w:top w:val="single" w:color="auto" w:sz="4" w:space="0"/>
              <w:left w:val="single" w:color="auto" w:sz="4" w:space="0"/>
              <w:bottom w:val="single" w:color="auto" w:sz="4" w:space="0"/>
              <w:right w:val="single" w:color="auto" w:sz="4" w:space="0"/>
            </w:tcBorders>
            <w:noWrap w:val="0"/>
            <w:vAlign w:val="top"/>
          </w:tcPr>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t>Blue（蓝光）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jc w:val="center"/>
        </w:trPr>
        <w:tc>
          <w:tcPr>
            <w:tcW w:w="1132" w:type="dxa"/>
            <w:tcBorders>
              <w:left w:val="single" w:color="auto" w:sz="4" w:space="0"/>
              <w:right w:val="single" w:color="auto" w:sz="4" w:space="0"/>
            </w:tcBorders>
            <w:noWrap w:val="0"/>
            <w:vAlign w:val="top"/>
          </w:tcPr>
          <w:p>
            <w:pPr>
              <w:widowControl w:val="0"/>
              <w:spacing w:line="360" w:lineRule="auto"/>
              <w:jc w:val="center"/>
              <w:rPr>
                <w:rFonts w:hint="eastAsia" w:ascii="宋体" w:hAnsi="宋体" w:eastAsia="宋体" w:cs="宋体"/>
                <w:sz w:val="21"/>
                <w:szCs w:val="21"/>
              </w:rPr>
            </w:pPr>
            <w:r>
              <w:rPr>
                <w:rFonts w:hint="eastAsia" w:ascii="宋体" w:hAnsi="宋体" w:eastAsia="宋体" w:cs="宋体"/>
                <w:sz w:val="21"/>
                <w:szCs w:val="21"/>
              </w:rPr>
              <w:t>范围</w:t>
            </w:r>
          </w:p>
        </w:tc>
        <w:tc>
          <w:tcPr>
            <w:tcW w:w="919" w:type="dxa"/>
            <w:tcBorders>
              <w:left w:val="single" w:color="auto" w:sz="4" w:space="0"/>
              <w:right w:val="single" w:color="auto" w:sz="4" w:space="0"/>
            </w:tcBorders>
            <w:noWrap w:val="0"/>
            <w:vAlign w:val="top"/>
          </w:tcPr>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t>MIN</w:t>
            </w:r>
          </w:p>
        </w:tc>
        <w:tc>
          <w:tcPr>
            <w:tcW w:w="900" w:type="dxa"/>
            <w:tcBorders>
              <w:left w:val="single" w:color="auto" w:sz="4" w:space="0"/>
              <w:right w:val="single" w:color="auto" w:sz="4" w:space="0"/>
            </w:tcBorders>
            <w:noWrap w:val="0"/>
            <w:vAlign w:val="top"/>
          </w:tcPr>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t>MAX</w:t>
            </w:r>
          </w:p>
        </w:tc>
        <w:tc>
          <w:tcPr>
            <w:tcW w:w="697" w:type="dxa"/>
            <w:tcBorders>
              <w:left w:val="single" w:color="auto" w:sz="4" w:space="0"/>
              <w:right w:val="single" w:color="auto" w:sz="4" w:space="0"/>
            </w:tcBorders>
            <w:noWrap w:val="0"/>
            <w:vAlign w:val="top"/>
          </w:tcPr>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t>MIN</w:t>
            </w:r>
          </w:p>
        </w:tc>
        <w:tc>
          <w:tcPr>
            <w:tcW w:w="900" w:type="dxa"/>
            <w:tcBorders>
              <w:left w:val="single" w:color="auto" w:sz="4" w:space="0"/>
              <w:right w:val="single" w:color="auto" w:sz="4" w:space="0"/>
            </w:tcBorders>
            <w:noWrap w:val="0"/>
            <w:vAlign w:val="top"/>
          </w:tcPr>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t>MAX</w:t>
            </w:r>
          </w:p>
        </w:tc>
        <w:tc>
          <w:tcPr>
            <w:tcW w:w="878" w:type="dxa"/>
            <w:tcBorders>
              <w:left w:val="single" w:color="auto" w:sz="4" w:space="0"/>
              <w:right w:val="single" w:color="auto" w:sz="4" w:space="0"/>
            </w:tcBorders>
            <w:noWrap w:val="0"/>
            <w:vAlign w:val="top"/>
          </w:tcPr>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t>MIN</w:t>
            </w:r>
          </w:p>
        </w:tc>
        <w:tc>
          <w:tcPr>
            <w:tcW w:w="1007" w:type="dxa"/>
            <w:tcBorders>
              <w:left w:val="single" w:color="auto" w:sz="4" w:space="0"/>
              <w:right w:val="single" w:color="auto" w:sz="4" w:space="0"/>
            </w:tcBorders>
            <w:noWrap w:val="0"/>
            <w:vAlign w:val="top"/>
          </w:tcPr>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t>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1132" w:type="dxa"/>
            <w:tcBorders>
              <w:left w:val="single" w:color="auto" w:sz="4" w:space="0"/>
              <w:bottom w:val="single" w:color="auto" w:sz="4" w:space="0"/>
              <w:right w:val="single" w:color="auto" w:sz="4" w:space="0"/>
            </w:tcBorders>
            <w:noWrap w:val="0"/>
            <w:vAlign w:val="top"/>
          </w:tcPr>
          <w:p>
            <w:pPr>
              <w:spacing w:line="360" w:lineRule="auto"/>
              <w:jc w:val="both"/>
              <w:rPr>
                <w:rFonts w:hint="eastAsia" w:ascii="宋体" w:hAnsi="宋体" w:eastAsia="宋体" w:cs="宋体"/>
                <w:sz w:val="21"/>
                <w:szCs w:val="21"/>
              </w:rPr>
            </w:pPr>
            <w:r>
              <w:rPr>
                <w:rFonts w:hint="eastAsia" w:ascii="宋体" w:hAnsi="宋体" w:eastAsia="宋体" w:cs="宋体"/>
                <w:sz w:val="21"/>
                <w:szCs w:val="21"/>
              </w:rPr>
              <w:t>正向电压VF/V</w:t>
            </w:r>
          </w:p>
        </w:tc>
        <w:tc>
          <w:tcPr>
            <w:tcW w:w="919" w:type="dxa"/>
            <w:tcBorders>
              <w:left w:val="single" w:color="auto" w:sz="4" w:space="0"/>
              <w:bottom w:val="single" w:color="auto" w:sz="4" w:space="0"/>
              <w:right w:val="single" w:color="auto" w:sz="4" w:space="0"/>
            </w:tcBorders>
            <w:noWrap w:val="0"/>
            <w:vAlign w:val="top"/>
          </w:tcPr>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t>1.8</w:t>
            </w:r>
          </w:p>
        </w:tc>
        <w:tc>
          <w:tcPr>
            <w:tcW w:w="900" w:type="dxa"/>
            <w:tcBorders>
              <w:left w:val="single" w:color="auto" w:sz="4" w:space="0"/>
              <w:bottom w:val="single" w:color="auto" w:sz="4" w:space="0"/>
              <w:right w:val="single" w:color="auto" w:sz="4" w:space="0"/>
            </w:tcBorders>
            <w:noWrap w:val="0"/>
            <w:vAlign w:val="top"/>
          </w:tcPr>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t>2.4</w:t>
            </w:r>
          </w:p>
        </w:tc>
        <w:tc>
          <w:tcPr>
            <w:tcW w:w="697" w:type="dxa"/>
            <w:tcBorders>
              <w:left w:val="single" w:color="auto" w:sz="4" w:space="0"/>
              <w:bottom w:val="single" w:color="auto" w:sz="4" w:space="0"/>
              <w:right w:val="single" w:color="auto" w:sz="4" w:space="0"/>
            </w:tcBorders>
            <w:noWrap w:val="0"/>
            <w:vAlign w:val="top"/>
          </w:tcPr>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t>2.8</w:t>
            </w:r>
          </w:p>
        </w:tc>
        <w:tc>
          <w:tcPr>
            <w:tcW w:w="900" w:type="dxa"/>
            <w:tcBorders>
              <w:left w:val="single" w:color="auto" w:sz="4" w:space="0"/>
              <w:bottom w:val="single" w:color="auto" w:sz="4" w:space="0"/>
              <w:right w:val="single" w:color="auto" w:sz="4" w:space="0"/>
            </w:tcBorders>
            <w:noWrap w:val="0"/>
            <w:vAlign w:val="top"/>
          </w:tcPr>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t>3.4</w:t>
            </w:r>
          </w:p>
        </w:tc>
        <w:tc>
          <w:tcPr>
            <w:tcW w:w="878" w:type="dxa"/>
            <w:tcBorders>
              <w:left w:val="single" w:color="auto" w:sz="4" w:space="0"/>
              <w:bottom w:val="single" w:color="auto" w:sz="4" w:space="0"/>
              <w:right w:val="single" w:color="auto" w:sz="4" w:space="0"/>
            </w:tcBorders>
            <w:noWrap w:val="0"/>
            <w:vAlign w:val="top"/>
          </w:tcPr>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t>2.8</w:t>
            </w:r>
          </w:p>
        </w:tc>
        <w:tc>
          <w:tcPr>
            <w:tcW w:w="1007" w:type="dxa"/>
            <w:tcBorders>
              <w:left w:val="single" w:color="auto" w:sz="4" w:space="0"/>
              <w:bottom w:val="single" w:color="auto" w:sz="4" w:space="0"/>
              <w:right w:val="single" w:color="auto" w:sz="4" w:space="0"/>
            </w:tcBorders>
            <w:noWrap w:val="0"/>
            <w:vAlign w:val="top"/>
          </w:tcPr>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t>3.4</w:t>
            </w:r>
          </w:p>
        </w:tc>
      </w:tr>
    </w:tbl>
    <w:p>
      <w:pPr>
        <w:spacing w:line="360" w:lineRule="auto"/>
        <w:ind w:left="840" w:firstLine="360"/>
        <w:rPr>
          <w:rFonts w:hint="eastAsia" w:ascii="宋体" w:hAnsi="宋体" w:eastAsia="宋体" w:cs="宋体"/>
          <w:lang w:val="en-US" w:eastAsia="zh-CN"/>
        </w:rPr>
      </w:pPr>
      <w:r>
        <w:rPr>
          <w:rFonts w:hint="eastAsia" w:ascii="宋体" w:hAnsi="宋体" w:eastAsia="宋体" w:cs="宋体"/>
        </w:rPr>
        <w:t>注：25℃</w:t>
      </w:r>
      <w:r>
        <w:rPr>
          <w:rFonts w:hint="eastAsia" w:ascii="宋体" w:hAnsi="宋体" w:cs="宋体"/>
          <w:lang w:val="en-US" w:eastAsia="zh-CN"/>
        </w:rPr>
        <w:t>环境状态</w:t>
      </w:r>
      <w:r>
        <w:rPr>
          <w:rFonts w:hint="eastAsia" w:ascii="宋体" w:hAnsi="宋体" w:eastAsia="宋体" w:cs="宋体"/>
        </w:rPr>
        <w:t>下</w:t>
      </w:r>
      <w:r>
        <w:rPr>
          <w:rFonts w:hint="eastAsia" w:ascii="宋体" w:hAnsi="宋体" w:cs="宋体"/>
          <w:lang w:val="en-US" w:eastAsia="zh-CN"/>
        </w:rPr>
        <w:t>测试</w:t>
      </w:r>
    </w:p>
    <w:p>
      <w:pPr>
        <w:ind w:firstLine="420" w:firstLineChars="200"/>
        <w:rPr>
          <w:rFonts w:hint="eastAsia" w:ascii="宋体" w:hAnsi="宋体" w:eastAsia="宋体" w:cs="宋体"/>
        </w:rPr>
      </w:pPr>
      <w:r>
        <w:rPr>
          <w:rFonts w:hint="eastAsia" w:ascii="宋体" w:hAnsi="宋体" w:eastAsia="宋体" w:cs="宋体"/>
          <w:sz w:val="21"/>
          <w:szCs w:val="21"/>
          <w:lang w:val="en-US" w:eastAsia="zh-CN"/>
        </w:rPr>
        <w:t>末端灯板</w:t>
      </w:r>
      <w:r>
        <w:rPr>
          <w:rFonts w:hint="eastAsia" w:ascii="宋体" w:hAnsi="宋体" w:eastAsia="宋体" w:cs="宋体"/>
          <w:sz w:val="21"/>
          <w:szCs w:val="21"/>
        </w:rPr>
        <w:t>电路如图</w:t>
      </w:r>
      <w:r>
        <w:rPr>
          <w:rFonts w:hint="eastAsia" w:cs="宋体"/>
          <w:sz w:val="21"/>
          <w:szCs w:val="21"/>
          <w:lang w:val="en-US" w:eastAsia="zh-CN"/>
        </w:rPr>
        <w:t>5.</w:t>
      </w:r>
      <w:r>
        <w:rPr>
          <w:rFonts w:hint="eastAsia" w:ascii="宋体" w:hAnsi="宋体" w:cs="宋体"/>
          <w:sz w:val="21"/>
          <w:szCs w:val="21"/>
          <w:lang w:val="en-US" w:eastAsia="zh-CN"/>
        </w:rPr>
        <w:t>3</w:t>
      </w:r>
      <w:r>
        <w:rPr>
          <w:rFonts w:hint="eastAsia" w:ascii="宋体" w:hAnsi="宋体" w:eastAsia="宋体" w:cs="宋体"/>
          <w:sz w:val="21"/>
          <w:szCs w:val="21"/>
          <w:lang w:val="en-US" w:eastAsia="zh-CN"/>
        </w:rPr>
        <w:t>.4-2</w:t>
      </w:r>
      <w:r>
        <w:rPr>
          <w:rFonts w:hint="eastAsia" w:ascii="宋体" w:hAnsi="宋体" w:eastAsia="宋体" w:cs="宋体"/>
          <w:sz w:val="21"/>
          <w:szCs w:val="21"/>
        </w:rPr>
        <w:t>所示，</w:t>
      </w:r>
      <w:r>
        <w:rPr>
          <w:rFonts w:hint="eastAsia" w:ascii="宋体" w:hAnsi="宋体" w:cs="宋体"/>
          <w:sz w:val="21"/>
          <w:szCs w:val="21"/>
          <w:lang w:eastAsia="zh-CN"/>
        </w:rPr>
        <w:t>灯板</w:t>
      </w:r>
      <w:r>
        <w:rPr>
          <w:rFonts w:hint="eastAsia" w:ascii="宋体" w:hAnsi="宋体" w:eastAsia="宋体" w:cs="宋体"/>
          <w:sz w:val="21"/>
          <w:szCs w:val="21"/>
        </w:rPr>
        <w:t>由</w:t>
      </w:r>
      <w:r>
        <w:rPr>
          <w:rFonts w:hint="eastAsia" w:ascii="宋体" w:hAnsi="宋体" w:eastAsia="宋体" w:cs="宋体"/>
          <w:sz w:val="21"/>
          <w:szCs w:val="21"/>
          <w:lang w:val="en-US" w:eastAsia="zh-CN"/>
        </w:rPr>
        <w:t>10</w:t>
      </w:r>
      <w:r>
        <w:rPr>
          <w:rFonts w:hint="eastAsia" w:ascii="宋体" w:hAnsi="宋体" w:eastAsia="宋体" w:cs="宋体"/>
          <w:sz w:val="21"/>
          <w:szCs w:val="21"/>
        </w:rPr>
        <w:t>个RGB灯组成，每个RGB灯相对于5V电源和R、G、B接口为串联模式，每个RGB灯之间为并联模式。单片机通过PWM脉宽调节的方式，控制灯的显示效果。</w:t>
      </w:r>
    </w:p>
    <w:p>
      <w:pPr>
        <w:spacing w:line="360" w:lineRule="auto"/>
        <w:ind w:firstLine="360"/>
        <w:jc w:val="center"/>
        <w:rPr>
          <w:rFonts w:hint="eastAsia" w:ascii="宋体" w:hAnsi="宋体" w:eastAsia="宋体" w:cs="宋体"/>
        </w:rPr>
      </w:pPr>
      <w:r>
        <w:drawing>
          <wp:inline distT="0" distB="0" distL="114300" distR="114300">
            <wp:extent cx="4200525" cy="2458085"/>
            <wp:effectExtent l="0" t="0" r="9525" b="1841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49"/>
                    <a:stretch>
                      <a:fillRect/>
                    </a:stretch>
                  </pic:blipFill>
                  <pic:spPr>
                    <a:xfrm>
                      <a:off x="0" y="0"/>
                      <a:ext cx="4200525" cy="2458085"/>
                    </a:xfrm>
                    <a:prstGeom prst="rect">
                      <a:avLst/>
                    </a:prstGeom>
                    <a:noFill/>
                    <a:ln>
                      <a:noFill/>
                    </a:ln>
                  </pic:spPr>
                </pic:pic>
              </a:graphicData>
            </a:graphic>
          </wp:inline>
        </w:drawing>
      </w:r>
    </w:p>
    <w:p>
      <w:pPr>
        <w:ind w:firstLine="361"/>
        <w:jc w:val="center"/>
        <w:rPr>
          <w:rFonts w:hint="eastAsia" w:ascii="宋体" w:hAnsi="宋体" w:eastAsia="宋体" w:cs="宋体"/>
        </w:rPr>
      </w:pPr>
      <w:r>
        <w:rPr>
          <w:rFonts w:hint="eastAsia" w:ascii="宋体" w:hAnsi="宋体" w:eastAsia="宋体" w:cs="宋体"/>
          <w:b w:val="0"/>
          <w:bCs w:val="0"/>
          <w:sz w:val="18"/>
          <w:szCs w:val="18"/>
        </w:rPr>
        <w:t>图</w:t>
      </w:r>
      <w:r>
        <w:rPr>
          <w:rFonts w:hint="eastAsia" w:cs="宋体"/>
          <w:b w:val="0"/>
          <w:bCs w:val="0"/>
          <w:sz w:val="18"/>
          <w:szCs w:val="18"/>
          <w:lang w:val="en-US" w:eastAsia="zh-CN"/>
        </w:rPr>
        <w:t>5.</w:t>
      </w:r>
      <w:r>
        <w:rPr>
          <w:rFonts w:hint="eastAsia" w:ascii="宋体" w:hAnsi="宋体" w:cs="宋体"/>
          <w:b w:val="0"/>
          <w:bCs w:val="0"/>
          <w:sz w:val="18"/>
          <w:szCs w:val="18"/>
          <w:lang w:val="en-US" w:eastAsia="zh-CN"/>
        </w:rPr>
        <w:t>3.4-2</w:t>
      </w:r>
      <w:r>
        <w:rPr>
          <w:rFonts w:hint="eastAsia" w:ascii="宋体" w:hAnsi="宋体" w:eastAsia="宋体" w:cs="宋体"/>
          <w:b w:val="0"/>
          <w:bCs w:val="0"/>
          <w:sz w:val="18"/>
          <w:szCs w:val="18"/>
        </w:rPr>
        <w:t xml:space="preserve"> </w:t>
      </w:r>
      <w:r>
        <w:rPr>
          <w:rFonts w:hint="eastAsia" w:ascii="宋体" w:hAnsi="宋体" w:eastAsia="宋体" w:cs="宋体"/>
          <w:b w:val="0"/>
          <w:bCs w:val="0"/>
          <w:sz w:val="18"/>
          <w:szCs w:val="18"/>
          <w:lang w:val="en-US" w:eastAsia="zh-CN"/>
        </w:rPr>
        <w:t>末端灯板</w:t>
      </w:r>
      <w:r>
        <w:rPr>
          <w:rFonts w:hint="eastAsia" w:ascii="宋体" w:hAnsi="宋体" w:eastAsia="宋体" w:cs="宋体"/>
          <w:b w:val="0"/>
          <w:bCs w:val="0"/>
          <w:sz w:val="18"/>
          <w:szCs w:val="18"/>
        </w:rPr>
        <w:t>电路图</w:t>
      </w:r>
    </w:p>
    <w:bookmarkEnd w:id="25"/>
    <w:bookmarkEnd w:id="26"/>
    <w:p>
      <w:pPr>
        <w:pStyle w:val="2"/>
        <w:bidi w:val="0"/>
        <w:rPr>
          <w:rFonts w:hint="eastAsia"/>
          <w:lang w:val="en-US" w:eastAsia="zh-CN"/>
        </w:rPr>
      </w:pPr>
      <w:bookmarkStart w:id="58" w:name="_Toc16014"/>
      <w:bookmarkStart w:id="59" w:name="_Toc13192"/>
      <w:bookmarkStart w:id="60" w:name="_Toc2260"/>
      <w:r>
        <w:rPr>
          <w:rFonts w:hint="eastAsia"/>
          <w:lang w:val="en-US" w:eastAsia="zh-CN"/>
        </w:rPr>
        <w:t>性能说明</w:t>
      </w:r>
      <w:bookmarkEnd w:id="58"/>
      <w:bookmarkEnd w:id="59"/>
      <w:bookmarkEnd w:id="60"/>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200"/>
        <w:textAlignment w:val="auto"/>
        <w:rPr>
          <w:rFonts w:hint="default" w:ascii="宋体" w:hAnsi="宋体" w:eastAsia="宋体" w:cs="宋体"/>
          <w:b w:val="0"/>
          <w:bCs/>
          <w:sz w:val="21"/>
          <w:szCs w:val="21"/>
          <w:lang w:val="en-US" w:eastAsia="zh-CN"/>
        </w:rPr>
      </w:pPr>
      <w:r>
        <w:rPr>
          <w:rFonts w:hint="eastAsia" w:ascii="宋体" w:hAnsi="宋体" w:cs="宋体"/>
          <w:b w:val="0"/>
          <w:bCs/>
          <w:sz w:val="21"/>
          <w:szCs w:val="21"/>
          <w:lang w:val="en-US" w:eastAsia="zh-CN"/>
        </w:rPr>
        <w:t>产品设计总体性能需要符合</w:t>
      </w:r>
      <w:r>
        <w:rPr>
          <w:rFonts w:hint="eastAsia" w:ascii="宋体" w:hAnsi="宋体" w:eastAsia="宋体" w:cs="宋体"/>
          <w:b w:val="0"/>
          <w:bCs/>
          <w:sz w:val="21"/>
          <w:szCs w:val="21"/>
          <w:lang w:val="en-US" w:eastAsia="zh-CN"/>
        </w:rPr>
        <w:t>GB∕T 14710-2009《医用电器环境要求及试验方法》</w:t>
      </w:r>
      <w:r>
        <w:rPr>
          <w:rFonts w:hint="eastAsia" w:ascii="宋体" w:hAnsi="宋体" w:cs="宋体"/>
          <w:b w:val="0"/>
          <w:bCs/>
          <w:sz w:val="21"/>
          <w:szCs w:val="21"/>
          <w:lang w:val="en-US" w:eastAsia="zh-CN"/>
        </w:rPr>
        <w:t>、</w:t>
      </w:r>
      <w:r>
        <w:rPr>
          <w:rFonts w:hint="eastAsia" w:ascii="宋体" w:hAnsi="宋体" w:eastAsia="宋体" w:cs="宋体"/>
          <w:b w:val="0"/>
          <w:bCs/>
          <w:sz w:val="21"/>
          <w:szCs w:val="21"/>
          <w:lang w:val="en-US" w:eastAsia="zh-CN"/>
        </w:rPr>
        <w:t>GB 9706.1-20</w:t>
      </w:r>
      <w:r>
        <w:rPr>
          <w:rFonts w:hint="eastAsia" w:ascii="宋体" w:hAnsi="宋体" w:cs="宋体"/>
          <w:b w:val="0"/>
          <w:bCs/>
          <w:sz w:val="21"/>
          <w:szCs w:val="21"/>
          <w:lang w:val="en-US" w:eastAsia="zh-CN"/>
        </w:rPr>
        <w:t>20</w:t>
      </w:r>
      <w:r>
        <w:rPr>
          <w:rFonts w:hint="eastAsia" w:ascii="宋体" w:hAnsi="宋体" w:eastAsia="宋体" w:cs="宋体"/>
          <w:b w:val="0"/>
          <w:bCs/>
          <w:sz w:val="21"/>
          <w:szCs w:val="21"/>
          <w:lang w:val="en-US" w:eastAsia="zh-CN"/>
        </w:rPr>
        <w:t>《医用电气设备 第1部分：安全通用要求》</w:t>
      </w:r>
      <w:r>
        <w:rPr>
          <w:rFonts w:hint="eastAsia" w:ascii="宋体" w:hAnsi="宋体" w:cs="宋体"/>
          <w:b w:val="0"/>
          <w:bCs/>
          <w:sz w:val="21"/>
          <w:szCs w:val="21"/>
          <w:lang w:val="en-US" w:eastAsia="zh-CN"/>
        </w:rPr>
        <w:t>、</w:t>
      </w:r>
      <w:r>
        <w:rPr>
          <w:rFonts w:hint="eastAsia" w:ascii="宋体" w:hAnsi="宋体" w:eastAsia="宋体" w:cs="宋体"/>
          <w:b w:val="0"/>
          <w:bCs/>
          <w:sz w:val="21"/>
          <w:szCs w:val="21"/>
          <w:lang w:val="en-US" w:eastAsia="zh-CN"/>
        </w:rPr>
        <w:t>YY T 9706.102-2021</w:t>
      </w:r>
      <w:r>
        <w:rPr>
          <w:rFonts w:hint="eastAsia" w:cs="宋体"/>
          <w:b w:val="0"/>
          <w:bCs/>
          <w:sz w:val="21"/>
          <w:szCs w:val="21"/>
          <w:lang w:val="en-US" w:eastAsia="zh-CN"/>
        </w:rPr>
        <w:t>《</w:t>
      </w:r>
      <w:r>
        <w:rPr>
          <w:rFonts w:hint="eastAsia" w:ascii="宋体" w:hAnsi="宋体" w:eastAsia="宋体" w:cs="宋体"/>
          <w:b w:val="0"/>
          <w:bCs/>
          <w:sz w:val="21"/>
          <w:szCs w:val="21"/>
          <w:lang w:val="en-US" w:eastAsia="zh-CN"/>
        </w:rPr>
        <w:t xml:space="preserve"> 医用电气设备 第1-2部分：基本安全和基本性能的通用要求 并列标准：电磁兼容 要求和试验</w:t>
      </w:r>
      <w:r>
        <w:rPr>
          <w:rFonts w:hint="eastAsia" w:cs="宋体"/>
          <w:b w:val="0"/>
          <w:bCs/>
          <w:sz w:val="21"/>
          <w:szCs w:val="21"/>
          <w:lang w:val="en-US" w:eastAsia="zh-CN"/>
        </w:rPr>
        <w:t>》、YY∕T 1712-2021《采用机器人技术的辅助手术设备和辅助手术系统》</w:t>
      </w:r>
      <w:r>
        <w:rPr>
          <w:rFonts w:hint="eastAsia" w:ascii="宋体" w:hAnsi="宋体" w:cs="宋体"/>
          <w:b w:val="0"/>
          <w:bCs/>
          <w:sz w:val="21"/>
          <w:szCs w:val="21"/>
          <w:lang w:val="en-US" w:eastAsia="zh-CN"/>
        </w:rPr>
        <w:t>等国家和行业标准要求，在电气安全、电磁干扰、环境适用性上满足相应标准的要求。</w:t>
      </w:r>
    </w:p>
    <w:p>
      <w:pPr>
        <w:pStyle w:val="24"/>
        <w:pageBreakBefore w:val="0"/>
        <w:kinsoku/>
        <w:wordWrap/>
        <w:overflowPunct/>
        <w:topLinePunct w:val="0"/>
        <w:autoSpaceDE/>
        <w:autoSpaceDN/>
        <w:bidi w:val="0"/>
        <w:adjustRightInd/>
        <w:spacing w:line="360" w:lineRule="auto"/>
        <w:ind w:left="420"/>
        <w:jc w:val="center"/>
        <w:textAlignment w:val="auto"/>
        <w:rPr>
          <w:rFonts w:hint="eastAsia" w:ascii="宋体" w:hAnsi="宋体" w:eastAsia="宋体" w:cs="宋体"/>
          <w:lang w:val="en-US" w:eastAsia="zh-CN"/>
        </w:rPr>
      </w:pPr>
    </w:p>
    <w:p>
      <w:pPr>
        <w:pageBreakBefore w:val="0"/>
        <w:kinsoku/>
        <w:wordWrap/>
        <w:overflowPunct/>
        <w:topLinePunct w:val="0"/>
        <w:autoSpaceDE/>
        <w:autoSpaceDN/>
        <w:bidi w:val="0"/>
        <w:adjustRightInd/>
        <w:spacing w:line="360" w:lineRule="auto"/>
        <w:textAlignment w:val="auto"/>
        <w:rPr>
          <w:rFonts w:hint="eastAsia" w:ascii="宋体" w:hAnsi="宋体" w:eastAsia="宋体" w:cs="宋体"/>
        </w:rPr>
      </w:pPr>
    </w:p>
    <w:p>
      <w:pPr>
        <w:pageBreakBefore w:val="0"/>
        <w:kinsoku/>
        <w:wordWrap/>
        <w:overflowPunct/>
        <w:topLinePunct w:val="0"/>
        <w:autoSpaceDE/>
        <w:autoSpaceDN/>
        <w:bidi w:val="0"/>
        <w:adjustRightInd/>
        <w:spacing w:line="360" w:lineRule="auto"/>
        <w:textAlignment w:val="auto"/>
        <w:rPr>
          <w:rFonts w:hint="eastAsia" w:ascii="宋体" w:hAnsi="宋体" w:eastAsia="宋体" w:cs="宋体"/>
        </w:rPr>
      </w:pPr>
    </w:p>
    <w:sectPr>
      <w:footerReference r:id="rId14"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before="120" w:after="120"/>
      <w:jc w:val="both"/>
    </w:pPr>
  </w:p>
  <w:p>
    <w:pPr>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before="120" w:after="12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14"/>
                            <w:spacing w:before="120" w:after="1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ePyQxoCAAAhBAAADgAA&#10;AAAAAAABACAAAAAfAQAAZHJzL2Uyb0RvYy54bWxQSwUGAAAAAAYABgBZAQAAqwUAAAAA&#10;">
              <v:fill on="f" focussize="0,0"/>
              <v:stroke on="f" weight="0.5pt"/>
              <v:imagedata o:title=""/>
              <o:lock v:ext="edit" aspectratio="f"/>
              <v:textbox inset="0mm,0mm,0mm,0mm" style="mso-fit-shape-to-text:t;">
                <w:txbxContent>
                  <w:p>
                    <w:pPr>
                      <w:pStyle w:val="14"/>
                      <w:spacing w:before="120" w:after="12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before="120" w:after="120"/>
      <w:jc w:val="both"/>
    </w:pPr>
  </w:p>
  <w:p>
    <w:pPr>
      <w:spacing w:before="120" w:after="12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before="120" w:after="120"/>
      <w:jc w:val="both"/>
    </w:pPr>
  </w:p>
  <w:p>
    <w:pPr>
      <w:spacing w:before="120" w:after="12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pStyle w:val="1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spacing w:before="120" w:after="120"/>
      <w:jc w:val="both"/>
    </w:pPr>
    <w:r>
      <w:pict>
        <v:shape id="PowerPlusWaterMarkObject31080220" o:spid="_x0000_s4098" o:spt="136" type="#_x0000_t136" style="position:absolute;left:0pt;height:195.15pt;width:390.3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spacing w:before="120" w:after="120"/>
    </w:pPr>
    <w:r>
      <w:pict>
        <v:shape id="PowerPlusWaterMarkObject31080219" o:spid="_x0000_s4099" o:spt="136" type="#_x0000_t136" style="position:absolute;left:0pt;height:195.15pt;width:390.35pt;mso-position-horizontal:center;mso-position-horizontal-relative:margin;mso-position-vertical:center;mso-position-vertical-relative:margin;rotation:20643840f;z-index:-251654144;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spacing w:before="120" w:after="120"/>
    </w:pPr>
    <w:r>
      <w:pict>
        <v:shape id="PowerPlusWaterMarkObject31080218" o:spid="_x0000_s4097" o:spt="136" type="#_x0000_t136" style="position:absolute;left:0pt;height:195.15pt;width:390.3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before="120" w:after="120"/>
      <w:jc w:val="center"/>
    </w:pPr>
    <w:r>
      <w:rPr>
        <w:rFonts w:hint="eastAsia" w:ascii="宋体" w:hAnsi="宋体" w:eastAsia="宋体" w:cs="宋体"/>
      </w:rPr>
      <w:t>MS</w:t>
    </w:r>
    <w:r>
      <w:rPr>
        <w:rFonts w:hint="eastAsia" w:ascii="宋体" w:hAnsi="宋体" w:cs="宋体"/>
        <w:lang w:val="en-US" w:eastAsia="zh-CN"/>
      </w:rPr>
      <w:t>-</w:t>
    </w:r>
    <w:r>
      <w:rPr>
        <w:rFonts w:hint="eastAsia" w:ascii="宋体" w:hAnsi="宋体" w:eastAsia="宋体" w:cs="宋体"/>
      </w:rPr>
      <w:t>00</w:t>
    </w:r>
    <w:r>
      <w:rPr>
        <w:rFonts w:hint="eastAsia" w:ascii="宋体" w:hAnsi="宋体" w:cs="宋体"/>
        <w:lang w:val="en-US" w:eastAsia="zh-CN"/>
      </w:rPr>
      <w:t>2</w:t>
    </w:r>
    <w:r>
      <w:rPr>
        <w:rFonts w:hint="eastAsia" w:cs="宋体"/>
        <w:lang w:val="en-US" w:eastAsia="zh-CN"/>
      </w:rPr>
      <w:t>.20W003</w:t>
    </w:r>
    <w:r>
      <w:rPr>
        <w:rFonts w:hint="eastAsia" w:cs="Times New Roman"/>
        <w:lang w:val="en-US" w:eastAsia="zh-CN"/>
      </w:rPr>
      <w:t xml:space="preserve">           </w:t>
    </w:r>
    <w:r>
      <w:rPr>
        <w:rFonts w:hint="eastAsia" w:ascii="Times New Roman" w:hAnsi="Times New Roman" w:cs="Times New Roman"/>
      </w:rPr>
      <w:t xml:space="preserve"> </w:t>
    </w:r>
    <w:r>
      <w:rPr>
        <w:rFonts w:hint="eastAsia" w:cs="Times New Roman"/>
        <w:lang w:val="en-US" w:eastAsia="zh-CN"/>
      </w:rPr>
      <w:t>嵌入式硬件详细</w:t>
    </w:r>
    <w:r>
      <w:rPr>
        <w:rFonts w:hint="eastAsia" w:ascii="Times New Roman" w:hAnsi="Times New Roman" w:cs="Times New Roman"/>
      </w:rPr>
      <w:t>设计说明书</w:t>
    </w:r>
    <w:r>
      <w:rPr>
        <w:rFonts w:ascii="Times New Roman" w:hAnsi="Times New Roman" w:cs="Times New Roman"/>
      </w:rPr>
      <w:t xml:space="preserve">   </w:t>
    </w:r>
    <w:r>
      <w:rPr>
        <w:rFonts w:hint="eastAsia" w:ascii="Times New Roman" w:hAnsi="Times New Roman" w:cs="Times New Roman"/>
      </w:rPr>
      <w:t xml:space="preserve">   </w:t>
    </w:r>
    <w:r>
      <w:rPr>
        <w:rFonts w:ascii="Times New Roman" w:hAnsi="Times New Roman" w:cs="Times New Roman"/>
      </w:rPr>
      <w:t>杭州三坛医疗科技有限公司</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spacing w:before="120" w:after="120"/>
    </w:pPr>
    <w:r>
      <w:pict>
        <v:shape id="PowerPlusWaterMarkObject31080222" o:spid="_x0000_s4101" o:spt="136" type="#_x0000_t136" style="position:absolute;left:0pt;height:195.15pt;width:390.35pt;mso-position-horizontal:center;mso-position-horizontal-relative:margin;mso-position-vertical:center;mso-position-vertical-relative:margin;rotation:20643840f;z-index:-251651072;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spacing w:before="120" w:after="120"/>
    </w:pPr>
    <w:r>
      <w:pict>
        <v:shape id="PowerPlusWaterMarkObject31080221" o:spid="_x0000_s4100" o:spt="136" type="#_x0000_t136" style="position:absolute;left:0pt;height:195.15pt;width:390.35pt;mso-position-horizontal:center;mso-position-horizontal-relative:margin;mso-position-vertical:center;mso-position-vertical-relative:margin;rotation:20643840f;z-index:-251652096;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40E60C"/>
    <w:multiLevelType w:val="singleLevel"/>
    <w:tmpl w:val="3A40E60C"/>
    <w:lvl w:ilvl="0" w:tentative="0">
      <w:start w:val="1"/>
      <w:numFmt w:val="bullet"/>
      <w:lvlText w:val=""/>
      <w:lvlJc w:val="left"/>
      <w:pPr>
        <w:ind w:left="420" w:hanging="420"/>
      </w:pPr>
      <w:rPr>
        <w:rFonts w:hint="default" w:ascii="Wingdings" w:hAnsi="Wingdings"/>
      </w:rPr>
    </w:lvl>
  </w:abstractNum>
  <w:abstractNum w:abstractNumId="1">
    <w:nsid w:val="7A41444F"/>
    <w:multiLevelType w:val="multilevel"/>
    <w:tmpl w:val="7A41444F"/>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JY">
    <w15:presenceInfo w15:providerId="None" w15:userId="LJY"/>
  </w15:person>
  <w15:person w15:author="Comparison">
    <w15:presenceInfo w15:providerId="None" w15:userId="Compari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9"/>
  <w:embedSystemFonts/>
  <w:bordersDoNotSurroundHeader w:val="0"/>
  <w:bordersDoNotSurroundFooter w:val="0"/>
  <w:revisionView w:markup="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YxYzMwN2QwNmExMjQ3YzNhNjA4NzE5ZTk2OTRmYWEifQ=="/>
  </w:docVars>
  <w:rsids>
    <w:rsidRoot w:val="00000000"/>
    <w:rsid w:val="000D1DE7"/>
    <w:rsid w:val="00105DF6"/>
    <w:rsid w:val="0024438E"/>
    <w:rsid w:val="00432566"/>
    <w:rsid w:val="010A2F1E"/>
    <w:rsid w:val="015E6DEE"/>
    <w:rsid w:val="01680021"/>
    <w:rsid w:val="01C5035E"/>
    <w:rsid w:val="01E054EB"/>
    <w:rsid w:val="01F8013F"/>
    <w:rsid w:val="024F2C3A"/>
    <w:rsid w:val="02607940"/>
    <w:rsid w:val="02751882"/>
    <w:rsid w:val="02832907"/>
    <w:rsid w:val="03352B8F"/>
    <w:rsid w:val="03B800A3"/>
    <w:rsid w:val="03CF40D0"/>
    <w:rsid w:val="04892F2B"/>
    <w:rsid w:val="04E70A3E"/>
    <w:rsid w:val="051F6986"/>
    <w:rsid w:val="05503604"/>
    <w:rsid w:val="056F1060"/>
    <w:rsid w:val="05A66F69"/>
    <w:rsid w:val="05AB1349"/>
    <w:rsid w:val="05D832E5"/>
    <w:rsid w:val="05F459C5"/>
    <w:rsid w:val="06161D2A"/>
    <w:rsid w:val="062D66FC"/>
    <w:rsid w:val="066018C6"/>
    <w:rsid w:val="06B57D58"/>
    <w:rsid w:val="06C44D16"/>
    <w:rsid w:val="075C2323"/>
    <w:rsid w:val="0768045D"/>
    <w:rsid w:val="081E0CB5"/>
    <w:rsid w:val="0834316E"/>
    <w:rsid w:val="083E7B0F"/>
    <w:rsid w:val="08784EF0"/>
    <w:rsid w:val="089438E4"/>
    <w:rsid w:val="090A34C0"/>
    <w:rsid w:val="090C70F2"/>
    <w:rsid w:val="09965236"/>
    <w:rsid w:val="09BC21AD"/>
    <w:rsid w:val="0A252364"/>
    <w:rsid w:val="0A54102C"/>
    <w:rsid w:val="0A6C1F52"/>
    <w:rsid w:val="0AAF4D5A"/>
    <w:rsid w:val="0AB734AE"/>
    <w:rsid w:val="0BBB3F04"/>
    <w:rsid w:val="0C391D8A"/>
    <w:rsid w:val="0C9A5F6B"/>
    <w:rsid w:val="0CA37228"/>
    <w:rsid w:val="0CEA6973"/>
    <w:rsid w:val="0D092576"/>
    <w:rsid w:val="0D0E74B8"/>
    <w:rsid w:val="0D9C7513"/>
    <w:rsid w:val="0DB37783"/>
    <w:rsid w:val="0E1773A2"/>
    <w:rsid w:val="0E1923FE"/>
    <w:rsid w:val="0E6D7451"/>
    <w:rsid w:val="0E7522F1"/>
    <w:rsid w:val="0EDC0DC3"/>
    <w:rsid w:val="0F051356"/>
    <w:rsid w:val="0F24401B"/>
    <w:rsid w:val="0F4524D2"/>
    <w:rsid w:val="0F757F5E"/>
    <w:rsid w:val="0FA65A81"/>
    <w:rsid w:val="0FC17C69"/>
    <w:rsid w:val="0FF17B9A"/>
    <w:rsid w:val="100D0589"/>
    <w:rsid w:val="101940E1"/>
    <w:rsid w:val="102A1C38"/>
    <w:rsid w:val="10C872D7"/>
    <w:rsid w:val="11373E86"/>
    <w:rsid w:val="11407D54"/>
    <w:rsid w:val="11902E49"/>
    <w:rsid w:val="120B2110"/>
    <w:rsid w:val="13C43FF4"/>
    <w:rsid w:val="13FB730E"/>
    <w:rsid w:val="143C7DE9"/>
    <w:rsid w:val="14640BEF"/>
    <w:rsid w:val="14F161C0"/>
    <w:rsid w:val="154973B5"/>
    <w:rsid w:val="154F78BE"/>
    <w:rsid w:val="158F7230"/>
    <w:rsid w:val="15DF1C3C"/>
    <w:rsid w:val="15E543CF"/>
    <w:rsid w:val="167B0653"/>
    <w:rsid w:val="174C1201"/>
    <w:rsid w:val="1774714F"/>
    <w:rsid w:val="179B7A92"/>
    <w:rsid w:val="17C73628"/>
    <w:rsid w:val="18C2629D"/>
    <w:rsid w:val="19AC210C"/>
    <w:rsid w:val="19E43C87"/>
    <w:rsid w:val="1A431A62"/>
    <w:rsid w:val="1A832F51"/>
    <w:rsid w:val="1AC33302"/>
    <w:rsid w:val="1ADE5862"/>
    <w:rsid w:val="1AF92DE5"/>
    <w:rsid w:val="1AFB50B5"/>
    <w:rsid w:val="1BCA3A2A"/>
    <w:rsid w:val="1BF25A56"/>
    <w:rsid w:val="1BF35932"/>
    <w:rsid w:val="1C8F3083"/>
    <w:rsid w:val="1CB27D6F"/>
    <w:rsid w:val="1CD3637E"/>
    <w:rsid w:val="1D7468A0"/>
    <w:rsid w:val="1E050A3D"/>
    <w:rsid w:val="1E641BF9"/>
    <w:rsid w:val="1E807798"/>
    <w:rsid w:val="1E951303"/>
    <w:rsid w:val="1EA42931"/>
    <w:rsid w:val="1F067363"/>
    <w:rsid w:val="1FB17F43"/>
    <w:rsid w:val="201C343C"/>
    <w:rsid w:val="20415579"/>
    <w:rsid w:val="21C87165"/>
    <w:rsid w:val="220F6233"/>
    <w:rsid w:val="2213323B"/>
    <w:rsid w:val="22282971"/>
    <w:rsid w:val="223F4FCC"/>
    <w:rsid w:val="238F4548"/>
    <w:rsid w:val="23E8060C"/>
    <w:rsid w:val="23E85183"/>
    <w:rsid w:val="24490585"/>
    <w:rsid w:val="244A6786"/>
    <w:rsid w:val="24784E7A"/>
    <w:rsid w:val="24845C43"/>
    <w:rsid w:val="24A230CA"/>
    <w:rsid w:val="24FA4FCD"/>
    <w:rsid w:val="253F1216"/>
    <w:rsid w:val="257A3461"/>
    <w:rsid w:val="257A4395"/>
    <w:rsid w:val="25A75588"/>
    <w:rsid w:val="25AD5D44"/>
    <w:rsid w:val="25C15CAB"/>
    <w:rsid w:val="26050C6E"/>
    <w:rsid w:val="26114252"/>
    <w:rsid w:val="262D47BE"/>
    <w:rsid w:val="26387483"/>
    <w:rsid w:val="2667196F"/>
    <w:rsid w:val="269274A3"/>
    <w:rsid w:val="26A93972"/>
    <w:rsid w:val="26C4675E"/>
    <w:rsid w:val="27283E11"/>
    <w:rsid w:val="275C744F"/>
    <w:rsid w:val="27722B1E"/>
    <w:rsid w:val="27BF3F2A"/>
    <w:rsid w:val="27CC0D23"/>
    <w:rsid w:val="27E428B4"/>
    <w:rsid w:val="27F87835"/>
    <w:rsid w:val="288979C2"/>
    <w:rsid w:val="290D5BBF"/>
    <w:rsid w:val="2985313E"/>
    <w:rsid w:val="2A2400E8"/>
    <w:rsid w:val="2AC12B1D"/>
    <w:rsid w:val="2AF74072"/>
    <w:rsid w:val="2B2122ED"/>
    <w:rsid w:val="2C063E5D"/>
    <w:rsid w:val="2C0658FF"/>
    <w:rsid w:val="2CC63CEF"/>
    <w:rsid w:val="2D373E5E"/>
    <w:rsid w:val="2D665557"/>
    <w:rsid w:val="2D6D5224"/>
    <w:rsid w:val="2DAB553D"/>
    <w:rsid w:val="2DBA678B"/>
    <w:rsid w:val="2E945FDD"/>
    <w:rsid w:val="2E977F05"/>
    <w:rsid w:val="2EAD274B"/>
    <w:rsid w:val="2EB060C2"/>
    <w:rsid w:val="2F4A524B"/>
    <w:rsid w:val="2FAE785E"/>
    <w:rsid w:val="30796A9A"/>
    <w:rsid w:val="308B7AD0"/>
    <w:rsid w:val="30E135E8"/>
    <w:rsid w:val="310E52C1"/>
    <w:rsid w:val="31762F39"/>
    <w:rsid w:val="31F54A8B"/>
    <w:rsid w:val="32395F2E"/>
    <w:rsid w:val="326903CB"/>
    <w:rsid w:val="326976F4"/>
    <w:rsid w:val="328B7261"/>
    <w:rsid w:val="32C56FA6"/>
    <w:rsid w:val="32CB795D"/>
    <w:rsid w:val="32F5182D"/>
    <w:rsid w:val="333202A7"/>
    <w:rsid w:val="33503C83"/>
    <w:rsid w:val="33947D60"/>
    <w:rsid w:val="33F962C3"/>
    <w:rsid w:val="34585CB8"/>
    <w:rsid w:val="345D0B13"/>
    <w:rsid w:val="348079A8"/>
    <w:rsid w:val="34881516"/>
    <w:rsid w:val="34AB6410"/>
    <w:rsid w:val="34EF4ED9"/>
    <w:rsid w:val="350B3A14"/>
    <w:rsid w:val="3541263A"/>
    <w:rsid w:val="35EB79DF"/>
    <w:rsid w:val="36752993"/>
    <w:rsid w:val="367C6037"/>
    <w:rsid w:val="36A53DB1"/>
    <w:rsid w:val="36C5422F"/>
    <w:rsid w:val="37092CBA"/>
    <w:rsid w:val="373F6A37"/>
    <w:rsid w:val="375D2EF6"/>
    <w:rsid w:val="378773AE"/>
    <w:rsid w:val="380D2BF2"/>
    <w:rsid w:val="3814321D"/>
    <w:rsid w:val="38380D8D"/>
    <w:rsid w:val="388D18B2"/>
    <w:rsid w:val="38B069EC"/>
    <w:rsid w:val="38E06DDC"/>
    <w:rsid w:val="38E814A6"/>
    <w:rsid w:val="38EF7A8F"/>
    <w:rsid w:val="393A06BC"/>
    <w:rsid w:val="39484375"/>
    <w:rsid w:val="3956437C"/>
    <w:rsid w:val="39D734CB"/>
    <w:rsid w:val="39E6695E"/>
    <w:rsid w:val="39F93E57"/>
    <w:rsid w:val="3A3A1123"/>
    <w:rsid w:val="3A6A698E"/>
    <w:rsid w:val="3A754296"/>
    <w:rsid w:val="3A77012F"/>
    <w:rsid w:val="3BFD066E"/>
    <w:rsid w:val="3C027831"/>
    <w:rsid w:val="3C2F0F2F"/>
    <w:rsid w:val="3C8418D9"/>
    <w:rsid w:val="3C950E09"/>
    <w:rsid w:val="3CCD795E"/>
    <w:rsid w:val="3CD676D0"/>
    <w:rsid w:val="3D454A0A"/>
    <w:rsid w:val="3DAF5D3F"/>
    <w:rsid w:val="3DE521EE"/>
    <w:rsid w:val="3EE52D74"/>
    <w:rsid w:val="3EF94C0B"/>
    <w:rsid w:val="3EFE799E"/>
    <w:rsid w:val="3F4B5B5F"/>
    <w:rsid w:val="3F686810"/>
    <w:rsid w:val="3F714155"/>
    <w:rsid w:val="404B1975"/>
    <w:rsid w:val="4067373F"/>
    <w:rsid w:val="40C81AAD"/>
    <w:rsid w:val="411A042C"/>
    <w:rsid w:val="41BA3087"/>
    <w:rsid w:val="421775AC"/>
    <w:rsid w:val="42710DD8"/>
    <w:rsid w:val="42C34F0A"/>
    <w:rsid w:val="42C65173"/>
    <w:rsid w:val="42C977C1"/>
    <w:rsid w:val="42D13625"/>
    <w:rsid w:val="42D3364E"/>
    <w:rsid w:val="43692C9B"/>
    <w:rsid w:val="43746474"/>
    <w:rsid w:val="443F7B18"/>
    <w:rsid w:val="44BF79E6"/>
    <w:rsid w:val="44CA6526"/>
    <w:rsid w:val="4531432D"/>
    <w:rsid w:val="453A7D71"/>
    <w:rsid w:val="453C4349"/>
    <w:rsid w:val="455A185E"/>
    <w:rsid w:val="45A77A0A"/>
    <w:rsid w:val="45BD576B"/>
    <w:rsid w:val="45D125AC"/>
    <w:rsid w:val="463743F5"/>
    <w:rsid w:val="464B19D8"/>
    <w:rsid w:val="473B1C4F"/>
    <w:rsid w:val="47671905"/>
    <w:rsid w:val="47676155"/>
    <w:rsid w:val="47781560"/>
    <w:rsid w:val="477A5EA1"/>
    <w:rsid w:val="47B13781"/>
    <w:rsid w:val="47C96A41"/>
    <w:rsid w:val="48492B7D"/>
    <w:rsid w:val="487B29A0"/>
    <w:rsid w:val="49130D4E"/>
    <w:rsid w:val="49926698"/>
    <w:rsid w:val="4994065E"/>
    <w:rsid w:val="49F0084A"/>
    <w:rsid w:val="4A09189D"/>
    <w:rsid w:val="4A540C0D"/>
    <w:rsid w:val="4A735C76"/>
    <w:rsid w:val="4A7A5B69"/>
    <w:rsid w:val="4B2D6177"/>
    <w:rsid w:val="4B3F1E9C"/>
    <w:rsid w:val="4B4E01A2"/>
    <w:rsid w:val="4B9B4F27"/>
    <w:rsid w:val="4BF51928"/>
    <w:rsid w:val="4C4A21DA"/>
    <w:rsid w:val="4C8B7562"/>
    <w:rsid w:val="4C9A3F72"/>
    <w:rsid w:val="4CE851B3"/>
    <w:rsid w:val="4CFB0178"/>
    <w:rsid w:val="4D011352"/>
    <w:rsid w:val="4D365C2A"/>
    <w:rsid w:val="4D9841AF"/>
    <w:rsid w:val="4DB64E7E"/>
    <w:rsid w:val="4DCE5B6A"/>
    <w:rsid w:val="4DCF0ABD"/>
    <w:rsid w:val="4DE85AB7"/>
    <w:rsid w:val="4E2B2A77"/>
    <w:rsid w:val="4E3C6ACE"/>
    <w:rsid w:val="4E5F7FC4"/>
    <w:rsid w:val="4E60523C"/>
    <w:rsid w:val="4ED37C76"/>
    <w:rsid w:val="4EE17E8D"/>
    <w:rsid w:val="4F4C7394"/>
    <w:rsid w:val="4F587A3C"/>
    <w:rsid w:val="4F6F75F1"/>
    <w:rsid w:val="503C7C27"/>
    <w:rsid w:val="505B00F0"/>
    <w:rsid w:val="506F30DC"/>
    <w:rsid w:val="50A43D3D"/>
    <w:rsid w:val="50C12F9B"/>
    <w:rsid w:val="50E811D1"/>
    <w:rsid w:val="50E90510"/>
    <w:rsid w:val="511219A9"/>
    <w:rsid w:val="517B736A"/>
    <w:rsid w:val="52DC0E7D"/>
    <w:rsid w:val="52FF4F17"/>
    <w:rsid w:val="530F4668"/>
    <w:rsid w:val="53417B6B"/>
    <w:rsid w:val="536709F4"/>
    <w:rsid w:val="53D55AFF"/>
    <w:rsid w:val="53F46B1D"/>
    <w:rsid w:val="541303D5"/>
    <w:rsid w:val="5426080A"/>
    <w:rsid w:val="54625D6C"/>
    <w:rsid w:val="54ED2E02"/>
    <w:rsid w:val="55445CAA"/>
    <w:rsid w:val="55753ED8"/>
    <w:rsid w:val="565C4927"/>
    <w:rsid w:val="56A968B8"/>
    <w:rsid w:val="57565E79"/>
    <w:rsid w:val="578324FD"/>
    <w:rsid w:val="57885FEE"/>
    <w:rsid w:val="57DA5A67"/>
    <w:rsid w:val="588942E7"/>
    <w:rsid w:val="58D35329"/>
    <w:rsid w:val="591977D5"/>
    <w:rsid w:val="5962713A"/>
    <w:rsid w:val="597F334B"/>
    <w:rsid w:val="599F488B"/>
    <w:rsid w:val="59F03533"/>
    <w:rsid w:val="59F1067D"/>
    <w:rsid w:val="5A863F58"/>
    <w:rsid w:val="5B171E78"/>
    <w:rsid w:val="5B6A14C6"/>
    <w:rsid w:val="5BB123C8"/>
    <w:rsid w:val="5C003A80"/>
    <w:rsid w:val="5C304FB2"/>
    <w:rsid w:val="5C423412"/>
    <w:rsid w:val="5C450847"/>
    <w:rsid w:val="5C500875"/>
    <w:rsid w:val="5CE041FB"/>
    <w:rsid w:val="5D1F6D13"/>
    <w:rsid w:val="5D6653C7"/>
    <w:rsid w:val="5DA622BA"/>
    <w:rsid w:val="5DBE2C19"/>
    <w:rsid w:val="5E6D3BE4"/>
    <w:rsid w:val="5E892624"/>
    <w:rsid w:val="5EA9265E"/>
    <w:rsid w:val="5EB91099"/>
    <w:rsid w:val="5F2D59D5"/>
    <w:rsid w:val="5FE61094"/>
    <w:rsid w:val="5FED7DF8"/>
    <w:rsid w:val="60566ED2"/>
    <w:rsid w:val="611D55D2"/>
    <w:rsid w:val="612E459E"/>
    <w:rsid w:val="6151771C"/>
    <w:rsid w:val="61605AD5"/>
    <w:rsid w:val="617A1879"/>
    <w:rsid w:val="61825A8A"/>
    <w:rsid w:val="61BD42D0"/>
    <w:rsid w:val="61CC5942"/>
    <w:rsid w:val="61FC06FB"/>
    <w:rsid w:val="6295095C"/>
    <w:rsid w:val="630C7330"/>
    <w:rsid w:val="63362A85"/>
    <w:rsid w:val="637712E9"/>
    <w:rsid w:val="63F566B9"/>
    <w:rsid w:val="64304A89"/>
    <w:rsid w:val="644E5988"/>
    <w:rsid w:val="64BF512F"/>
    <w:rsid w:val="64F22BE0"/>
    <w:rsid w:val="65277F78"/>
    <w:rsid w:val="658105DF"/>
    <w:rsid w:val="65B37BF8"/>
    <w:rsid w:val="66680220"/>
    <w:rsid w:val="666C3231"/>
    <w:rsid w:val="667328B5"/>
    <w:rsid w:val="668350F7"/>
    <w:rsid w:val="66884DB2"/>
    <w:rsid w:val="66DB6A1A"/>
    <w:rsid w:val="66FF40C5"/>
    <w:rsid w:val="68CE26F6"/>
    <w:rsid w:val="691B58A9"/>
    <w:rsid w:val="69D97BC4"/>
    <w:rsid w:val="69E3140A"/>
    <w:rsid w:val="6A5B7E0C"/>
    <w:rsid w:val="6A8B6C55"/>
    <w:rsid w:val="6AD16B0E"/>
    <w:rsid w:val="6B2D7E73"/>
    <w:rsid w:val="6B2E017C"/>
    <w:rsid w:val="6C2A711E"/>
    <w:rsid w:val="6C7B383B"/>
    <w:rsid w:val="6C9901DA"/>
    <w:rsid w:val="6CF43A75"/>
    <w:rsid w:val="6D98145F"/>
    <w:rsid w:val="6DE64172"/>
    <w:rsid w:val="6E424E4A"/>
    <w:rsid w:val="6F0B2D8A"/>
    <w:rsid w:val="706A2AAF"/>
    <w:rsid w:val="709105CC"/>
    <w:rsid w:val="70C361CB"/>
    <w:rsid w:val="70CF33CE"/>
    <w:rsid w:val="71180138"/>
    <w:rsid w:val="71D023F7"/>
    <w:rsid w:val="72842CD3"/>
    <w:rsid w:val="73C44DF0"/>
    <w:rsid w:val="73C87BD2"/>
    <w:rsid w:val="73DE1437"/>
    <w:rsid w:val="744219F7"/>
    <w:rsid w:val="74D52131"/>
    <w:rsid w:val="75404C5E"/>
    <w:rsid w:val="757C4934"/>
    <w:rsid w:val="75AB4DE8"/>
    <w:rsid w:val="761E3409"/>
    <w:rsid w:val="76351E8F"/>
    <w:rsid w:val="7684751E"/>
    <w:rsid w:val="76C931E1"/>
    <w:rsid w:val="76FA1495"/>
    <w:rsid w:val="77F54DDE"/>
    <w:rsid w:val="788172EA"/>
    <w:rsid w:val="79611959"/>
    <w:rsid w:val="7ACB18CC"/>
    <w:rsid w:val="7B5854A6"/>
    <w:rsid w:val="7BEA5DA0"/>
    <w:rsid w:val="7C1638C1"/>
    <w:rsid w:val="7C246D74"/>
    <w:rsid w:val="7C6D7E26"/>
    <w:rsid w:val="7CA746F5"/>
    <w:rsid w:val="7D1313AA"/>
    <w:rsid w:val="7D955521"/>
    <w:rsid w:val="7D9D6951"/>
    <w:rsid w:val="7DF879AF"/>
    <w:rsid w:val="7EB464B2"/>
    <w:rsid w:val="7EE426FF"/>
    <w:rsid w:val="7F2E1CD5"/>
    <w:rsid w:val="7F3B240A"/>
    <w:rsid w:val="7F4541EA"/>
    <w:rsid w:val="7F527B7F"/>
    <w:rsid w:val="7F75146A"/>
    <w:rsid w:val="7F852CEC"/>
    <w:rsid w:val="7FB33D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name="header"/>
    <w:lsdException w:qFormat="1" w:unhideWhenUsed="0" w:uiPriority="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nhideWhenUsed="0" w:uiPriority="0" w:semiHidden="0" w:name="Block Text"/>
    <w:lsdException w:qFormat="1" w:unhideWhenUsed="0" w:uiPriority="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宋体" w:hAnsi="宋体"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200" w:after="200" w:line="360" w:lineRule="auto"/>
      <w:ind w:left="431" w:hanging="431"/>
      <w:outlineLvl w:val="0"/>
    </w:pPr>
    <w:rPr>
      <w:rFonts w:ascii="宋体" w:hAnsi="宋体"/>
      <w:b/>
      <w:bCs/>
      <w:kern w:val="44"/>
      <w:sz w:val="28"/>
      <w:szCs w:val="44"/>
    </w:rPr>
  </w:style>
  <w:style w:type="paragraph" w:styleId="3">
    <w:name w:val="heading 2"/>
    <w:basedOn w:val="1"/>
    <w:next w:val="1"/>
    <w:qFormat/>
    <w:uiPriority w:val="0"/>
    <w:pPr>
      <w:keepNext/>
      <w:keepLines/>
      <w:numPr>
        <w:ilvl w:val="1"/>
        <w:numId w:val="1"/>
      </w:numPr>
      <w:spacing w:before="200" w:after="200" w:line="360" w:lineRule="auto"/>
      <w:ind w:left="573" w:hanging="573"/>
      <w:outlineLvl w:val="1"/>
    </w:pPr>
    <w:rPr>
      <w:rFonts w:ascii="宋体" w:hAnsi="宋体"/>
      <w:b/>
      <w:bCs/>
      <w:sz w:val="24"/>
      <w:szCs w:val="32"/>
    </w:rPr>
  </w:style>
  <w:style w:type="paragraph" w:styleId="4">
    <w:name w:val="heading 3"/>
    <w:basedOn w:val="1"/>
    <w:next w:val="1"/>
    <w:unhideWhenUsed/>
    <w:qFormat/>
    <w:uiPriority w:val="0"/>
    <w:pPr>
      <w:keepNext/>
      <w:keepLines/>
      <w:numPr>
        <w:ilvl w:val="2"/>
        <w:numId w:val="1"/>
      </w:numPr>
      <w:spacing w:before="200" w:beforeAutospacing="0" w:after="200" w:afterAutospacing="0" w:line="360" w:lineRule="auto"/>
      <w:ind w:left="720" w:hanging="720"/>
      <w:outlineLvl w:val="2"/>
    </w:pPr>
    <w:rPr>
      <w:rFonts w:ascii="宋体" w:hAnsi="宋体"/>
      <w:b/>
      <w:sz w:val="24"/>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1">
    <w:name w:val="Default Paragraph Font"/>
    <w:semiHidden/>
    <w:qFormat/>
    <w:uiPriority w:val="0"/>
  </w:style>
  <w:style w:type="table" w:default="1" w:styleId="19">
    <w:name w:val="Normal Table"/>
    <w:semiHidden/>
    <w:qFormat/>
    <w:uiPriority w:val="0"/>
    <w:tblPr>
      <w:tblCellMar>
        <w:top w:w="0" w:type="dxa"/>
        <w:left w:w="108" w:type="dxa"/>
        <w:bottom w:w="0" w:type="dxa"/>
        <w:right w:w="108" w:type="dxa"/>
      </w:tblCellMar>
    </w:tblPr>
  </w:style>
  <w:style w:type="paragraph" w:styleId="11">
    <w:name w:val="annotation text"/>
    <w:basedOn w:val="1"/>
    <w:qFormat/>
    <w:uiPriority w:val="0"/>
    <w:pPr>
      <w:jc w:val="left"/>
    </w:pPr>
  </w:style>
  <w:style w:type="paragraph" w:styleId="12">
    <w:name w:val="Block Text"/>
    <w:basedOn w:val="1"/>
    <w:qFormat/>
    <w:uiPriority w:val="0"/>
    <w:pPr>
      <w:spacing w:after="120"/>
      <w:ind w:left="1440" w:leftChars="700" w:right="700" w:rightChars="700"/>
    </w:pPr>
  </w:style>
  <w:style w:type="paragraph" w:styleId="13">
    <w:name w:val="toc 3"/>
    <w:basedOn w:val="1"/>
    <w:next w:val="1"/>
    <w:unhideWhenUsed/>
    <w:qFormat/>
    <w:uiPriority w:val="39"/>
    <w:pPr>
      <w:ind w:left="840" w:leftChars="400"/>
    </w:pPr>
    <w:rPr>
      <w:rFonts w:asciiTheme="minorHAnsi" w:hAnsiTheme="minorHAnsi" w:eastAsiaTheme="minorEastAsia" w:cstheme="minorBidi"/>
      <w:szCs w:val="22"/>
    </w:rPr>
  </w:style>
  <w:style w:type="paragraph" w:styleId="14">
    <w:name w:val="footer"/>
    <w:basedOn w:val="1"/>
    <w:semiHidden/>
    <w:qFormat/>
    <w:uiPriority w:val="0"/>
    <w:pPr>
      <w:tabs>
        <w:tab w:val="center" w:pos="4153"/>
        <w:tab w:val="right" w:pos="8306"/>
      </w:tabs>
      <w:snapToGrid w:val="0"/>
      <w:jc w:val="left"/>
    </w:pPr>
    <w:rPr>
      <w:sz w:val="18"/>
      <w:szCs w:val="18"/>
    </w:rPr>
  </w:style>
  <w:style w:type="paragraph" w:styleId="15">
    <w:name w:val="header"/>
    <w:basedOn w:val="1"/>
    <w:semiHidden/>
    <w:qFormat/>
    <w:uiPriority w:val="0"/>
    <w:pPr>
      <w:pBdr>
        <w:bottom w:val="single" w:color="auto" w:sz="6" w:space="1"/>
      </w:pBdr>
      <w:tabs>
        <w:tab w:val="center" w:pos="4153"/>
        <w:tab w:val="right" w:pos="8306"/>
      </w:tabs>
      <w:snapToGrid w:val="0"/>
      <w:jc w:val="center"/>
    </w:pPr>
    <w:rPr>
      <w:sz w:val="18"/>
      <w:szCs w:val="18"/>
    </w:rPr>
  </w:style>
  <w:style w:type="paragraph" w:styleId="16">
    <w:name w:val="toc 1"/>
    <w:basedOn w:val="1"/>
    <w:next w:val="1"/>
    <w:semiHidden/>
    <w:qFormat/>
    <w:uiPriority w:val="0"/>
  </w:style>
  <w:style w:type="paragraph" w:styleId="17">
    <w:name w:val="toc 2"/>
    <w:basedOn w:val="1"/>
    <w:next w:val="1"/>
    <w:semiHidden/>
    <w:qFormat/>
    <w:uiPriority w:val="0"/>
    <w:pPr>
      <w:ind w:left="420" w:leftChars="200"/>
    </w:pPr>
  </w:style>
  <w:style w:type="paragraph" w:styleId="18">
    <w:name w:val="Normal (Web)"/>
    <w:basedOn w:val="1"/>
    <w:qFormat/>
    <w:uiPriority w:val="0"/>
    <w:pPr>
      <w:spacing w:before="0" w:beforeAutospacing="1" w:after="0" w:afterAutospacing="1"/>
      <w:ind w:left="0" w:right="0"/>
      <w:jc w:val="left"/>
    </w:pPr>
    <w:rPr>
      <w:kern w:val="0"/>
      <w:sz w:val="24"/>
      <w:lang w:val="en-US" w:eastAsia="zh-CN" w:bidi="ar"/>
    </w:rPr>
  </w:style>
  <w:style w:type="table" w:styleId="20">
    <w:name w:val="Table Grid"/>
    <w:basedOn w:val="19"/>
    <w:qFormat/>
    <w:uiPriority w:val="39"/>
    <w:rPr>
      <w:rFonts w:asciiTheme="minorHAnsi" w:hAnsiTheme="minorHAnsi" w:eastAsiaTheme="minorEastAsia"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2">
    <w:name w:val="Hyperlink"/>
    <w:basedOn w:val="21"/>
    <w:semiHidden/>
    <w:qFormat/>
    <w:uiPriority w:val="0"/>
    <w:rPr>
      <w:color w:val="0000FF"/>
      <w:u w:val="single"/>
    </w:rPr>
  </w:style>
  <w:style w:type="character" w:styleId="23">
    <w:name w:val="annotation reference"/>
    <w:basedOn w:val="21"/>
    <w:qFormat/>
    <w:uiPriority w:val="0"/>
    <w:rPr>
      <w:sz w:val="21"/>
      <w:szCs w:val="21"/>
    </w:rPr>
  </w:style>
  <w:style w:type="paragraph" w:styleId="24">
    <w:name w:val="List Paragraph"/>
    <w:basedOn w:val="1"/>
    <w:qFormat/>
    <w:uiPriority w:val="34"/>
    <w:pPr>
      <w:widowControl/>
      <w:spacing w:after="160" w:line="259" w:lineRule="auto"/>
      <w:ind w:left="720"/>
      <w:contextualSpacing/>
      <w:jc w:val="left"/>
    </w:pPr>
    <w:rPr>
      <w:rFonts w:asciiTheme="minorHAnsi" w:hAnsiTheme="minorHAnsi" w:eastAsiaTheme="minorEastAsia" w:cstheme="minorBidi"/>
      <w:kern w:val="0"/>
      <w:sz w:val="22"/>
      <w:szCs w:val="22"/>
    </w:rPr>
  </w:style>
  <w:style w:type="paragraph" w:customStyle="1" w:styleId="25">
    <w:name w:val="WPSOffice手动目录 1"/>
    <w:qFormat/>
    <w:uiPriority w:val="0"/>
    <w:pPr>
      <w:ind w:leftChars="0"/>
    </w:pPr>
    <w:rPr>
      <w:rFonts w:ascii="Times New Roman" w:hAnsi="Times New Roman" w:eastAsia="宋体" w:cs="Times New Roman"/>
      <w:sz w:val="20"/>
      <w:szCs w:val="20"/>
    </w:rPr>
  </w:style>
  <w:style w:type="paragraph" w:customStyle="1" w:styleId="26">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3" Type="http://schemas.microsoft.com/office/2011/relationships/people" Target="people.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3.xml"/><Relationship Id="rId4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header" Target="header2.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emf"/><Relationship Id="rId3" Type="http://schemas.openxmlformats.org/officeDocument/2006/relationships/header" Target="header1.xml"/><Relationship Id="rId29" Type="http://schemas.openxmlformats.org/officeDocument/2006/relationships/oleObject" Target="embeddings/oleObject6.bin"/><Relationship Id="rId28" Type="http://schemas.openxmlformats.org/officeDocument/2006/relationships/image" Target="media/image8.emf"/><Relationship Id="rId27" Type="http://schemas.openxmlformats.org/officeDocument/2006/relationships/oleObject" Target="embeddings/oleObject5.bin"/><Relationship Id="rId26" Type="http://schemas.openxmlformats.org/officeDocument/2006/relationships/image" Target="media/image7.png"/><Relationship Id="rId25" Type="http://schemas.openxmlformats.org/officeDocument/2006/relationships/image" Target="media/image6.emf"/><Relationship Id="rId24" Type="http://schemas.openxmlformats.org/officeDocument/2006/relationships/oleObject" Target="embeddings/oleObject4.bin"/><Relationship Id="rId23" Type="http://schemas.openxmlformats.org/officeDocument/2006/relationships/image" Target="media/image5.emf"/><Relationship Id="rId22" Type="http://schemas.openxmlformats.org/officeDocument/2006/relationships/oleObject" Target="embeddings/oleObject3.bin"/><Relationship Id="rId21" Type="http://schemas.openxmlformats.org/officeDocument/2006/relationships/image" Target="media/image4.emf"/><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emf"/><Relationship Id="rId16" Type="http://schemas.openxmlformats.org/officeDocument/2006/relationships/oleObject" Target="embeddings/oleObject1.bin"/><Relationship Id="rId15" Type="http://schemas.openxmlformats.org/officeDocument/2006/relationships/theme" Target="theme/theme1.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4098"/>
    <customShpInfo spid="_x0000_s4099"/>
    <customShpInfo spid="_x0000_s4097"/>
    <customShpInfo spid="_x0000_s1026" textRotate="1"/>
    <customShpInfo spid="_x0000_s4101"/>
    <customShpInfo spid="_x0000_s410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12738</Words>
  <Characters>16046</Characters>
  <Lines>0</Lines>
  <Paragraphs>0</Paragraphs>
  <TotalTime>0</TotalTime>
  <ScaleCrop>false</ScaleCrop>
  <LinksUpToDate>false</LinksUpToDate>
  <CharactersWithSpaces>16431</CharactersWithSpaces>
  <Application>WPS Office_11.1.0.9564_F1E327BC-269C-435d-A152-05C5408002CA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2021-02-25T01:15:00Z</dcterms:created>
  <dc:creator>Admin</dc:creator>
  <cp:lastModifiedBy>LJY</cp:lastModifiedBy>
  <cp:lastPrinted>2021-05-12T11:44:00Z</cp:lastPrinted>
  <dcterms:modified xsi:type="dcterms:W3CDTF">2023-08-23T08:31:50Z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2052-11.1.0.9564</vt:lpwstr>
  </property>
  <property fmtid="{D5CDD505-2E9C-101B-9397-08002B2CF9AE}" pid="3" name="ICV">
    <vt:lpwstr>992DAE908B214EE58A9A259BFEA1A846</vt:lpwstr>
  </property>
</Properties>
</file>