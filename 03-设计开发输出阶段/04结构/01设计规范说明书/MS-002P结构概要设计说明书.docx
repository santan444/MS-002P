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page" w:tblpXSpec="center" w:tblpY="1630"/>
        <w:tblOverlap w:val="never"/>
        <w:tblW w:w="8414" w:type="dxa"/>
        <w:jc w:val="center"/>
        <w:tblCellMar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743"/>
        <w:gridCol w:w="1543"/>
        <w:gridCol w:w="809"/>
        <w:gridCol w:w="923"/>
        <w:gridCol w:w="119"/>
        <w:gridCol w:w="3283"/>
        <w:gridCol w:w="315"/>
        <w:gridCol w:w="162"/>
      </w:tblGrid>
      <w:tr w:rsidR="00893D4C" w14:paraId="0456FF76" w14:textId="77777777" w:rsidTr="00E36F4B">
        <w:trPr>
          <w:trHeight w:val="598"/>
          <w:jc w:val="center"/>
        </w:trPr>
        <w:tc>
          <w:tcPr>
            <w:tcW w:w="574" w:type="dxa"/>
          </w:tcPr>
          <w:p w14:paraId="58FB3900" w14:textId="77777777" w:rsidR="00893D4C" w:rsidRDefault="00893D4C">
            <w:pPr>
              <w:spacing w:beforeLines="50" w:before="190" w:afterLines="50" w:after="190" w:line="240" w:lineRule="exact"/>
              <w:jc w:val="left"/>
              <w:rPr>
                <w:rFonts w:ascii="宋体" w:hAnsi="宋体" w:cs="宋体"/>
                <w:szCs w:val="22"/>
              </w:rPr>
            </w:pPr>
          </w:p>
        </w:tc>
        <w:tc>
          <w:tcPr>
            <w:tcW w:w="5319" w:type="dxa"/>
            <w:gridSpan w:val="5"/>
          </w:tcPr>
          <w:p w14:paraId="38C69B47" w14:textId="77777777" w:rsidR="00893D4C" w:rsidRDefault="00893D4C">
            <w:pPr>
              <w:spacing w:beforeLines="50" w:before="190" w:afterLines="50" w:after="190" w:line="240" w:lineRule="exact"/>
              <w:jc w:val="right"/>
              <w:rPr>
                <w:rFonts w:ascii="宋体" w:hAnsi="宋体" w:cs="宋体"/>
                <w:sz w:val="24"/>
              </w:rPr>
            </w:pPr>
          </w:p>
        </w:tc>
        <w:tc>
          <w:tcPr>
            <w:tcW w:w="2338" w:type="dxa"/>
            <w:gridSpan w:val="2"/>
            <w:tcBorders>
              <w:right w:val="nil"/>
            </w:tcBorders>
          </w:tcPr>
          <w:p w14:paraId="363FCA4F" w14:textId="77777777" w:rsidR="00893D4C" w:rsidRDefault="00893D4C">
            <w:pPr>
              <w:spacing w:beforeLines="50" w:before="190" w:afterLines="50" w:after="190" w:line="240" w:lineRule="exact"/>
              <w:jc w:val="left"/>
              <w:rPr>
                <w:rFonts w:ascii="宋体" w:hAnsi="宋体" w:cs="宋体"/>
                <w:sz w:val="24"/>
              </w:rPr>
            </w:pPr>
          </w:p>
        </w:tc>
        <w:tc>
          <w:tcPr>
            <w:tcW w:w="183" w:type="dxa"/>
            <w:tcBorders>
              <w:left w:val="nil"/>
            </w:tcBorders>
          </w:tcPr>
          <w:p w14:paraId="48411888" w14:textId="77777777" w:rsidR="00893D4C" w:rsidRDefault="00893D4C">
            <w:pPr>
              <w:spacing w:beforeLines="50" w:before="190" w:afterLines="50" w:after="190" w:line="240" w:lineRule="exact"/>
              <w:jc w:val="left"/>
              <w:rPr>
                <w:rFonts w:ascii="宋体" w:hAnsi="宋体" w:cs="宋体"/>
                <w:sz w:val="24"/>
              </w:rPr>
            </w:pPr>
          </w:p>
        </w:tc>
      </w:tr>
      <w:tr w:rsidR="00893D4C" w14:paraId="296C0415" w14:textId="77777777" w:rsidTr="00E36F4B">
        <w:trPr>
          <w:trHeight w:val="598"/>
          <w:jc w:val="center"/>
        </w:trPr>
        <w:tc>
          <w:tcPr>
            <w:tcW w:w="574" w:type="dxa"/>
          </w:tcPr>
          <w:p w14:paraId="1893147B" w14:textId="77777777" w:rsidR="00893D4C" w:rsidRDefault="00893D4C">
            <w:pPr>
              <w:spacing w:beforeLines="50" w:before="190" w:afterLines="50" w:after="190" w:line="240" w:lineRule="exact"/>
              <w:jc w:val="left"/>
              <w:rPr>
                <w:rFonts w:ascii="宋体" w:hAnsi="宋体" w:cs="宋体"/>
                <w:szCs w:val="22"/>
              </w:rPr>
            </w:pPr>
          </w:p>
        </w:tc>
        <w:tc>
          <w:tcPr>
            <w:tcW w:w="5319" w:type="dxa"/>
            <w:gridSpan w:val="5"/>
            <w:vAlign w:val="bottom"/>
          </w:tcPr>
          <w:p w14:paraId="5D857884" w14:textId="77777777" w:rsidR="00893D4C" w:rsidRDefault="00E36F4B">
            <w:pPr>
              <w:spacing w:line="240" w:lineRule="exact"/>
              <w:jc w:val="right"/>
              <w:rPr>
                <w:rFonts w:ascii="宋体" w:hAnsi="宋体" w:cs="宋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sz w:val="24"/>
              </w:rPr>
              <w:t>文件号：</w:t>
            </w:r>
          </w:p>
        </w:tc>
        <w:tc>
          <w:tcPr>
            <w:tcW w:w="2338" w:type="dxa"/>
            <w:gridSpan w:val="2"/>
            <w:tcBorders>
              <w:bottom w:val="single" w:sz="4" w:space="0" w:color="auto"/>
              <w:right w:val="nil"/>
            </w:tcBorders>
            <w:vAlign w:val="bottom"/>
          </w:tcPr>
          <w:p w14:paraId="646D44E1" w14:textId="5E5760AB" w:rsidR="00893D4C" w:rsidRDefault="009867A2">
            <w:pPr>
              <w:spacing w:line="240" w:lineRule="auto"/>
              <w:rPr>
                <w:rFonts w:ascii="Calibri" w:hAnsi="Calibri" w:cs="Times New Roman"/>
                <w:sz w:val="24"/>
              </w:rPr>
            </w:pPr>
            <w:ins w:id="0" w:author="chenxia" w:date="2023-11-06T15:32:00Z">
              <w:r>
                <w:rPr>
                  <w:rFonts w:ascii="Calibri" w:hAnsi="Calibri" w:cs="Times New Roman"/>
                  <w:sz w:val="24"/>
                </w:rPr>
                <w:t>MS-002P</w:t>
              </w:r>
              <w:r w:rsidRPr="009867A2">
                <w:rPr>
                  <w:rFonts w:ascii="Calibri" w:hAnsi="Calibri" w:cs="Times New Roman"/>
                  <w:sz w:val="24"/>
                </w:rPr>
                <w:t>P.40W001</w:t>
              </w:r>
            </w:ins>
            <w:del w:id="1" w:author="chenxia" w:date="2023-11-06T15:32:00Z">
              <w:r w:rsidR="00E36F4B" w:rsidDel="009867A2">
                <w:rPr>
                  <w:rFonts w:ascii="Calibri" w:hAnsi="Calibri" w:cs="Times New Roman" w:hint="eastAsia"/>
                  <w:sz w:val="24"/>
                </w:rPr>
                <w:delText>MS-002.40W001</w:delText>
              </w:r>
            </w:del>
          </w:p>
        </w:tc>
        <w:tc>
          <w:tcPr>
            <w:tcW w:w="183" w:type="dxa"/>
            <w:tcBorders>
              <w:left w:val="nil"/>
              <w:bottom w:val="nil"/>
            </w:tcBorders>
            <w:vAlign w:val="bottom"/>
          </w:tcPr>
          <w:p w14:paraId="4EF85F47" w14:textId="77777777" w:rsidR="00893D4C" w:rsidRDefault="00893D4C">
            <w:pPr>
              <w:spacing w:line="240" w:lineRule="auto"/>
              <w:rPr>
                <w:rFonts w:ascii="Calibri" w:hAnsi="Calibri" w:cs="Times New Roman"/>
                <w:sz w:val="24"/>
              </w:rPr>
            </w:pPr>
          </w:p>
        </w:tc>
      </w:tr>
      <w:tr w:rsidR="00893D4C" w14:paraId="2BE8B3EE" w14:textId="77777777" w:rsidTr="00E36F4B">
        <w:trPr>
          <w:trHeight w:val="598"/>
          <w:jc w:val="center"/>
        </w:trPr>
        <w:tc>
          <w:tcPr>
            <w:tcW w:w="574" w:type="dxa"/>
          </w:tcPr>
          <w:p w14:paraId="2FE55293" w14:textId="77777777" w:rsidR="00893D4C" w:rsidRDefault="00893D4C">
            <w:pPr>
              <w:spacing w:after="120"/>
              <w:ind w:leftChars="700" w:left="1470" w:rightChars="700" w:right="1470"/>
              <w:rPr>
                <w:rFonts w:ascii="Calibri" w:hAnsi="Calibri" w:cs="Times New Roman"/>
                <w:sz w:val="24"/>
              </w:rPr>
            </w:pPr>
          </w:p>
        </w:tc>
        <w:tc>
          <w:tcPr>
            <w:tcW w:w="4155" w:type="dxa"/>
            <w:gridSpan w:val="3"/>
          </w:tcPr>
          <w:p w14:paraId="0B9DAD0B" w14:textId="77777777" w:rsidR="00893D4C" w:rsidRDefault="00893D4C">
            <w:pPr>
              <w:spacing w:beforeLines="50" w:before="190" w:afterLines="50" w:after="190" w:line="240" w:lineRule="exact"/>
              <w:jc w:val="left"/>
              <w:rPr>
                <w:rFonts w:ascii="宋体" w:hAnsi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op w:val="nil"/>
            </w:tcBorders>
          </w:tcPr>
          <w:p w14:paraId="3B043818" w14:textId="77777777" w:rsidR="00893D4C" w:rsidRDefault="00893D4C">
            <w:pPr>
              <w:spacing w:beforeLines="50" w:before="190" w:afterLines="50" w:after="190" w:line="240" w:lineRule="exact"/>
              <w:jc w:val="left"/>
              <w:rPr>
                <w:rFonts w:ascii="宋体" w:hAnsi="宋体" w:cs="宋体"/>
                <w:sz w:val="24"/>
              </w:rPr>
            </w:pPr>
          </w:p>
        </w:tc>
      </w:tr>
      <w:tr w:rsidR="00893D4C" w14:paraId="01C73F2D" w14:textId="77777777" w:rsidTr="00E36F4B">
        <w:trPr>
          <w:trHeight w:val="1180"/>
          <w:jc w:val="center"/>
        </w:trPr>
        <w:tc>
          <w:tcPr>
            <w:tcW w:w="8414" w:type="dxa"/>
            <w:gridSpan w:val="9"/>
          </w:tcPr>
          <w:p w14:paraId="194B88AE" w14:textId="59247203" w:rsidR="00893D4C" w:rsidRDefault="00E36F4B">
            <w:pPr>
              <w:jc w:val="center"/>
              <w:rPr>
                <w:rFonts w:ascii="宋体" w:hAnsi="宋体" w:cs="宋体"/>
                <w:sz w:val="24"/>
              </w:rPr>
            </w:pPr>
            <w:del w:id="2" w:author="chenxia" w:date="2023-11-06T15:32:00Z">
              <w:r w:rsidDel="009867A2">
                <w:rPr>
                  <w:rFonts w:ascii="黑体" w:eastAsia="黑体" w:hAnsi="黑体" w:cs="黑体" w:hint="eastAsia"/>
                  <w:sz w:val="56"/>
                  <w:szCs w:val="96"/>
                </w:rPr>
                <w:delText>MS-002</w:delText>
              </w:r>
            </w:del>
            <w:ins w:id="3" w:author="chenxia" w:date="2023-11-06T15:32:00Z">
              <w:r w:rsidR="009867A2">
                <w:rPr>
                  <w:rFonts w:ascii="黑体" w:eastAsia="黑体" w:hAnsi="黑体" w:cs="黑体" w:hint="eastAsia"/>
                  <w:sz w:val="56"/>
                  <w:szCs w:val="96"/>
                </w:rPr>
                <w:t>MS-002P</w:t>
              </w:r>
            </w:ins>
            <w:r w:rsidR="009867A2">
              <w:rPr>
                <w:rFonts w:ascii="黑体" w:eastAsia="黑体" w:hAnsi="黑体" w:cs="黑体"/>
                <w:sz w:val="56"/>
                <w:szCs w:val="96"/>
              </w:rPr>
              <w:t>P</w:t>
            </w:r>
            <w:r>
              <w:rPr>
                <w:rFonts w:ascii="黑体" w:eastAsia="黑体" w:hAnsi="黑体" w:cs="黑体" w:hint="eastAsia"/>
                <w:sz w:val="56"/>
                <w:szCs w:val="96"/>
              </w:rPr>
              <w:t xml:space="preserve"> </w:t>
            </w:r>
          </w:p>
        </w:tc>
      </w:tr>
      <w:tr w:rsidR="00893D4C" w14:paraId="730A3334" w14:textId="77777777" w:rsidTr="00E36F4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14:paraId="53CF4B28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832502" w14:textId="77777777" w:rsidR="00893D4C" w:rsidRDefault="00893D4C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2FA8A7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65C9DD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FDE9CB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14:paraId="69FEE7A9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706EC8C5" w14:textId="77777777" w:rsidTr="00E36F4B">
        <w:trPr>
          <w:trHeight w:val="1180"/>
          <w:jc w:val="center"/>
        </w:trPr>
        <w:tc>
          <w:tcPr>
            <w:tcW w:w="8414" w:type="dxa"/>
            <w:gridSpan w:val="9"/>
          </w:tcPr>
          <w:p w14:paraId="695B58E9" w14:textId="77777777" w:rsidR="00893D4C" w:rsidRDefault="00E36F4B">
            <w:pPr>
              <w:jc w:val="center"/>
              <w:rPr>
                <w:rFonts w:ascii="宋体" w:eastAsia="黑体" w:hAnsi="宋体" w:cs="宋体"/>
                <w:sz w:val="24"/>
              </w:rPr>
            </w:pPr>
            <w:r>
              <w:rPr>
                <w:rFonts w:ascii="黑体" w:eastAsia="黑体" w:hAnsi="黑体" w:cs="黑体" w:hint="eastAsia"/>
                <w:sz w:val="56"/>
                <w:szCs w:val="96"/>
              </w:rPr>
              <w:t>结构概要设计说明书</w:t>
            </w:r>
          </w:p>
        </w:tc>
      </w:tr>
      <w:tr w:rsidR="00893D4C" w14:paraId="0007403F" w14:textId="77777777" w:rsidTr="00E36F4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14:paraId="65191D82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DEC75" w14:textId="77777777" w:rsidR="00893D4C" w:rsidRDefault="00893D4C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B4EB04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A8E03C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F00DD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14:paraId="42C0F86D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40534806" w14:textId="77777777" w:rsidTr="00E36F4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14:paraId="313871C7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719E4F" w14:textId="77777777" w:rsidR="00893D4C" w:rsidRDefault="00893D4C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31AF5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BE162D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6588D9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14:paraId="243FD822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1C20FD7E" w14:textId="77777777" w:rsidTr="00E36F4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14:paraId="55FEE672" w14:textId="77777777" w:rsidR="00893D4C" w:rsidRDefault="00E36F4B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DB7C35" w14:textId="77777777" w:rsidR="00893D4C" w:rsidRDefault="00E36F4B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vanish/>
                <w:color w:val="0000FF"/>
                <w:sz w:val="32"/>
                <w:szCs w:val="32"/>
              </w:rPr>
              <w:t>钱华芳</w:t>
            </w:r>
          </w:p>
        </w:tc>
        <w:tc>
          <w:tcPr>
            <w:tcW w:w="1103" w:type="dxa"/>
            <w:tcBorders>
              <w:top w:val="nil"/>
              <w:left w:val="nil"/>
              <w:right w:val="nil"/>
            </w:tcBorders>
            <w:vAlign w:val="bottom"/>
          </w:tcPr>
          <w:p w14:paraId="3538BA19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right w:val="nil"/>
            </w:tcBorders>
            <w:vAlign w:val="bottom"/>
          </w:tcPr>
          <w:p w14:paraId="5C481770" w14:textId="77777777" w:rsidR="00893D4C" w:rsidRDefault="00E36F4B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日期：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</w:t>
            </w:r>
          </w:p>
        </w:tc>
        <w:tc>
          <w:tcPr>
            <w:tcW w:w="2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4B81308" w14:textId="77777777" w:rsidR="00893D4C" w:rsidRDefault="00E36F4B">
            <w:pPr>
              <w:spacing w:beforeLines="50" w:before="190" w:afterLines="50" w:after="19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vanish/>
                <w:color w:val="0000FF"/>
                <w:sz w:val="32"/>
                <w:szCs w:val="32"/>
              </w:rPr>
              <w:t>2022.xx.xx</w:t>
            </w: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14:paraId="34BEF099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3D7A34F9" w14:textId="77777777" w:rsidTr="00E36F4B">
        <w:trPr>
          <w:trHeight w:val="791"/>
          <w:jc w:val="center"/>
        </w:trPr>
        <w:tc>
          <w:tcPr>
            <w:tcW w:w="574" w:type="dxa"/>
          </w:tcPr>
          <w:p w14:paraId="38A9916E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vAlign w:val="bottom"/>
          </w:tcPr>
          <w:p w14:paraId="5C3D0DD0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D47D123" w14:textId="77777777" w:rsidR="00893D4C" w:rsidRDefault="00893D4C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</w:tcPr>
          <w:p w14:paraId="372EE6C2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vAlign w:val="bottom"/>
          </w:tcPr>
          <w:p w14:paraId="1D577F6A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0BFBE4E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14:paraId="16F4840A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5F5AFDA0" w14:textId="77777777" w:rsidTr="00E36F4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</w:tcPr>
          <w:p w14:paraId="144EF6EC" w14:textId="77777777" w:rsidR="00893D4C" w:rsidRDefault="00E36F4B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审核人：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          </w:t>
            </w:r>
          </w:p>
        </w:tc>
        <w:tc>
          <w:tcPr>
            <w:tcW w:w="214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6373A2" w14:textId="77777777" w:rsidR="00893D4C" w:rsidRDefault="00E36F4B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vanish/>
                <w:color w:val="0000FF"/>
                <w:sz w:val="32"/>
                <w:szCs w:val="32"/>
              </w:rPr>
              <w:t>李明</w:t>
            </w:r>
          </w:p>
        </w:tc>
        <w:tc>
          <w:tcPr>
            <w:tcW w:w="1103" w:type="dxa"/>
            <w:tcBorders>
              <w:left w:val="nil"/>
              <w:right w:val="nil"/>
            </w:tcBorders>
            <w:vAlign w:val="bottom"/>
          </w:tcPr>
          <w:p w14:paraId="6657D4A8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vAlign w:val="bottom"/>
          </w:tcPr>
          <w:p w14:paraId="528623D2" w14:textId="77777777" w:rsidR="00893D4C" w:rsidRDefault="00E36F4B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日期：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</w:t>
            </w:r>
          </w:p>
        </w:tc>
        <w:tc>
          <w:tcPr>
            <w:tcW w:w="230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F19139D" w14:textId="77777777" w:rsidR="00893D4C" w:rsidRDefault="00E36F4B">
            <w:pPr>
              <w:spacing w:beforeLines="50" w:before="190" w:afterLines="50" w:after="19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vanish/>
                <w:color w:val="0000FF"/>
                <w:sz w:val="32"/>
                <w:szCs w:val="32"/>
              </w:rPr>
              <w:t>2022.xx.xx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14:paraId="0012768F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65B970F0" w14:textId="77777777" w:rsidTr="00E36F4B">
        <w:trPr>
          <w:trHeight w:val="938"/>
          <w:jc w:val="center"/>
        </w:trPr>
        <w:tc>
          <w:tcPr>
            <w:tcW w:w="574" w:type="dxa"/>
          </w:tcPr>
          <w:p w14:paraId="40C0CD60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vAlign w:val="bottom"/>
          </w:tcPr>
          <w:p w14:paraId="3F93B2B8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03C0454" w14:textId="77777777" w:rsidR="00893D4C" w:rsidRDefault="00893D4C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vAlign w:val="center"/>
          </w:tcPr>
          <w:p w14:paraId="397EC8EE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vAlign w:val="bottom"/>
          </w:tcPr>
          <w:p w14:paraId="4FEF3810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746A358" w14:textId="77777777" w:rsidR="00893D4C" w:rsidRDefault="00893D4C">
            <w:pPr>
              <w:spacing w:beforeLines="50" w:before="190" w:afterLines="50" w:after="19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14:paraId="5BF51F2A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0FFF2363" w14:textId="77777777" w:rsidTr="00E36F4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</w:tcPr>
          <w:p w14:paraId="162E897F" w14:textId="77777777" w:rsidR="00893D4C" w:rsidRDefault="00E36F4B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批准人：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        </w:t>
            </w:r>
          </w:p>
        </w:tc>
        <w:tc>
          <w:tcPr>
            <w:tcW w:w="214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25D8C9B" w14:textId="77777777" w:rsidR="00893D4C" w:rsidRDefault="00E36F4B">
            <w:pPr>
              <w:spacing w:beforeLines="50" w:before="190" w:afterLines="50" w:after="19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vanish/>
                <w:color w:val="0000FF"/>
                <w:sz w:val="32"/>
                <w:szCs w:val="32"/>
              </w:rPr>
              <w:t>XX</w:t>
            </w:r>
          </w:p>
        </w:tc>
        <w:tc>
          <w:tcPr>
            <w:tcW w:w="1103" w:type="dxa"/>
            <w:tcBorders>
              <w:left w:val="nil"/>
              <w:bottom w:val="nil"/>
              <w:right w:val="nil"/>
            </w:tcBorders>
            <w:vAlign w:val="bottom"/>
          </w:tcPr>
          <w:p w14:paraId="29E7C404" w14:textId="77777777" w:rsidR="00893D4C" w:rsidRDefault="00893D4C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bottom w:val="nil"/>
              <w:right w:val="nil"/>
            </w:tcBorders>
            <w:vAlign w:val="bottom"/>
          </w:tcPr>
          <w:p w14:paraId="3B579FA6" w14:textId="77777777" w:rsidR="00893D4C" w:rsidRDefault="00E36F4B">
            <w:pPr>
              <w:spacing w:beforeLines="50" w:before="190" w:afterLines="50" w:after="19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日期：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</w:t>
            </w:r>
          </w:p>
        </w:tc>
        <w:tc>
          <w:tcPr>
            <w:tcW w:w="230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B94871C" w14:textId="77777777" w:rsidR="00893D4C" w:rsidRDefault="00E36F4B">
            <w:pPr>
              <w:spacing w:beforeLines="50" w:before="190" w:afterLines="50" w:after="19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vanish/>
                <w:color w:val="0000FF"/>
                <w:sz w:val="32"/>
                <w:szCs w:val="32"/>
              </w:rPr>
              <w:t>2022.xx.xx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14:paraId="7C1014E9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893D4C" w14:paraId="0B9AC5D0" w14:textId="77777777" w:rsidTr="00E36F4B">
        <w:trPr>
          <w:trHeight w:val="674"/>
          <w:jc w:val="center"/>
        </w:trPr>
        <w:tc>
          <w:tcPr>
            <w:tcW w:w="574" w:type="dxa"/>
          </w:tcPr>
          <w:p w14:paraId="49FD4071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4155" w:type="dxa"/>
            <w:gridSpan w:val="3"/>
            <w:tcBorders>
              <w:top w:val="nil"/>
            </w:tcBorders>
          </w:tcPr>
          <w:p w14:paraId="139E00BA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op w:val="nil"/>
            </w:tcBorders>
          </w:tcPr>
          <w:p w14:paraId="2F8E9299" w14:textId="77777777" w:rsidR="00893D4C" w:rsidRDefault="00893D4C">
            <w:pPr>
              <w:spacing w:beforeLines="50" w:before="190" w:afterLines="50" w:after="190" w:line="300" w:lineRule="exact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</w:tbl>
    <w:p w14:paraId="4BA361F4" w14:textId="77777777" w:rsidR="00893D4C" w:rsidRDefault="00E36F4B">
      <w:pPr>
        <w:rPr>
          <w:b/>
          <w:bCs/>
        </w:rPr>
      </w:pPr>
      <w:r>
        <w:rPr>
          <w:rFonts w:hint="eastAsia"/>
          <w:b/>
          <w:bCs/>
        </w:rPr>
        <w:br w:type="page"/>
      </w:r>
    </w:p>
    <w:p w14:paraId="55F1999E" w14:textId="77777777" w:rsidR="00893D4C" w:rsidRDefault="00E36F4B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文档修订履历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6"/>
        <w:gridCol w:w="1843"/>
        <w:gridCol w:w="3945"/>
        <w:gridCol w:w="1598"/>
      </w:tblGrid>
      <w:tr w:rsidR="00893D4C" w14:paraId="23C5FC30" w14:textId="77777777">
        <w:trPr>
          <w:trHeight w:val="454"/>
        </w:trPr>
        <w:tc>
          <w:tcPr>
            <w:tcW w:w="1242" w:type="dxa"/>
            <w:shd w:val="pct10" w:color="auto" w:fill="auto"/>
            <w:vAlign w:val="center"/>
          </w:tcPr>
          <w:p w14:paraId="309F2348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宋体" w:cs="Times New Roman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 w14:paraId="641955AC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宋体" w:cs="Times New Roman"/>
                <w:bCs/>
                <w:szCs w:val="21"/>
              </w:rPr>
              <w:t>发布日期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 w14:paraId="3AF8A37E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宋体" w:cs="Times New Roman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 w14:paraId="6FA4E3D9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宋体" w:cs="Times New Roman"/>
                <w:bCs/>
                <w:szCs w:val="21"/>
              </w:rPr>
              <w:t>更改者</w:t>
            </w:r>
          </w:p>
        </w:tc>
      </w:tr>
      <w:tr w:rsidR="00893D4C" w14:paraId="0F484286" w14:textId="77777777">
        <w:trPr>
          <w:trHeight w:val="454"/>
        </w:trPr>
        <w:tc>
          <w:tcPr>
            <w:tcW w:w="1242" w:type="dxa"/>
            <w:vAlign w:val="center"/>
          </w:tcPr>
          <w:p w14:paraId="7D6876C1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szCs w:val="21"/>
              </w:rPr>
              <w:t>V</w:t>
            </w:r>
            <w:r>
              <w:rPr>
                <w:rFonts w:ascii="Times New Roman" w:hAnsi="Times New Roman" w:cs="Times New Roman"/>
                <w:bCs/>
                <w:szCs w:val="21"/>
              </w:rPr>
              <w:t>1.0</w:t>
            </w:r>
          </w:p>
        </w:tc>
        <w:tc>
          <w:tcPr>
            <w:tcW w:w="1985" w:type="dxa"/>
            <w:vAlign w:val="center"/>
          </w:tcPr>
          <w:p w14:paraId="2BA0C898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Cs w:val="21"/>
              </w:rPr>
              <w:t>2022.xx.xx</w:t>
            </w:r>
          </w:p>
        </w:tc>
        <w:tc>
          <w:tcPr>
            <w:tcW w:w="4678" w:type="dxa"/>
            <w:vAlign w:val="center"/>
          </w:tcPr>
          <w:p w14:paraId="523C3A12" w14:textId="77777777" w:rsidR="00893D4C" w:rsidRDefault="00E36F4B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 w14:paraId="6B8CAFFC" w14:textId="77777777" w:rsidR="00893D4C" w:rsidRDefault="00E36F4B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szCs w:val="21"/>
              </w:rPr>
              <w:t>钱华芳</w:t>
            </w:r>
          </w:p>
        </w:tc>
      </w:tr>
      <w:tr w:rsidR="00893D4C" w14:paraId="044F8B63" w14:textId="77777777">
        <w:trPr>
          <w:trHeight w:val="471"/>
        </w:trPr>
        <w:tc>
          <w:tcPr>
            <w:tcW w:w="1242" w:type="dxa"/>
            <w:vAlign w:val="center"/>
          </w:tcPr>
          <w:p w14:paraId="622CB86A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68AB9B03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1A66C07F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72F38C05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5FFBE3C5" w14:textId="77777777">
        <w:trPr>
          <w:trHeight w:val="454"/>
        </w:trPr>
        <w:tc>
          <w:tcPr>
            <w:tcW w:w="1242" w:type="dxa"/>
            <w:vAlign w:val="center"/>
          </w:tcPr>
          <w:p w14:paraId="7AA31A45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5E33C9F1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03D70C94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6C0A3E10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14535C3E" w14:textId="77777777">
        <w:trPr>
          <w:trHeight w:val="454"/>
        </w:trPr>
        <w:tc>
          <w:tcPr>
            <w:tcW w:w="1242" w:type="dxa"/>
            <w:vAlign w:val="center"/>
          </w:tcPr>
          <w:p w14:paraId="5D5DF56D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789D2FE9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4143EB44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65A55FA6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213F326F" w14:textId="77777777">
        <w:trPr>
          <w:trHeight w:val="454"/>
        </w:trPr>
        <w:tc>
          <w:tcPr>
            <w:tcW w:w="1242" w:type="dxa"/>
            <w:vAlign w:val="center"/>
          </w:tcPr>
          <w:p w14:paraId="5D067071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5B14888C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3DC75979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23C03F0A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0306C791" w14:textId="77777777">
        <w:trPr>
          <w:trHeight w:val="454"/>
        </w:trPr>
        <w:tc>
          <w:tcPr>
            <w:tcW w:w="1242" w:type="dxa"/>
            <w:vAlign w:val="center"/>
          </w:tcPr>
          <w:p w14:paraId="107E90F6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628BEF87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2D70F6CB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61B8A109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26625914" w14:textId="77777777">
        <w:trPr>
          <w:trHeight w:val="454"/>
        </w:trPr>
        <w:tc>
          <w:tcPr>
            <w:tcW w:w="1242" w:type="dxa"/>
            <w:vAlign w:val="center"/>
          </w:tcPr>
          <w:p w14:paraId="3622AB5E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6B14F6A3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1E46B29E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193F245A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79C32C81" w14:textId="77777777">
        <w:trPr>
          <w:trHeight w:val="454"/>
        </w:trPr>
        <w:tc>
          <w:tcPr>
            <w:tcW w:w="1242" w:type="dxa"/>
            <w:vAlign w:val="center"/>
          </w:tcPr>
          <w:p w14:paraId="26001994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6CE1F6EA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33CA5908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74C662A4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145FC4C5" w14:textId="77777777">
        <w:trPr>
          <w:trHeight w:val="454"/>
        </w:trPr>
        <w:tc>
          <w:tcPr>
            <w:tcW w:w="1242" w:type="dxa"/>
            <w:vAlign w:val="center"/>
          </w:tcPr>
          <w:p w14:paraId="4F8F45AD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4670DE94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7317C0B5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7148E400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4D9899C9" w14:textId="77777777">
        <w:trPr>
          <w:trHeight w:val="454"/>
        </w:trPr>
        <w:tc>
          <w:tcPr>
            <w:tcW w:w="1242" w:type="dxa"/>
            <w:vAlign w:val="center"/>
          </w:tcPr>
          <w:p w14:paraId="390C7B47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2EE23819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378EE0BD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7F507B56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7869B4BE" w14:textId="77777777">
        <w:trPr>
          <w:trHeight w:val="454"/>
        </w:trPr>
        <w:tc>
          <w:tcPr>
            <w:tcW w:w="1242" w:type="dxa"/>
            <w:vAlign w:val="center"/>
          </w:tcPr>
          <w:p w14:paraId="7250A47C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1AC31B8A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4A044597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20EE7E22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  <w:tr w:rsidR="00893D4C" w14:paraId="1A73306A" w14:textId="77777777">
        <w:trPr>
          <w:trHeight w:val="454"/>
        </w:trPr>
        <w:tc>
          <w:tcPr>
            <w:tcW w:w="1242" w:type="dxa"/>
            <w:vAlign w:val="center"/>
          </w:tcPr>
          <w:p w14:paraId="0A47C76D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7EBA515F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 w14:paraId="4CD0B33B" w14:textId="77777777" w:rsidR="00893D4C" w:rsidRDefault="00893D4C">
            <w:pPr>
              <w:widowControl/>
              <w:snapToGrid w:val="0"/>
              <w:spacing w:line="240" w:lineRule="auto"/>
              <w:rPr>
                <w:rFonts w:ascii="Times New Roman" w:hAnsi="Times New Roman" w:cs="Times New Roman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 w14:paraId="7D78B2E0" w14:textId="77777777" w:rsidR="00893D4C" w:rsidRDefault="00893D4C"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Cs w:val="21"/>
              </w:rPr>
            </w:pPr>
          </w:p>
        </w:tc>
      </w:tr>
    </w:tbl>
    <w:p w14:paraId="501521DB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55C0B61C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5D172B0F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5CDBC4F3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761F8AB2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3318C880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58D09776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554F7636" w14:textId="77777777" w:rsidR="00893D4C" w:rsidRDefault="00893D4C">
      <w:pPr>
        <w:rPr>
          <w:rFonts w:ascii="Times New Roman" w:hAnsi="Times New Roman" w:cs="Times New Roman"/>
          <w:sz w:val="32"/>
          <w:szCs w:val="40"/>
        </w:rPr>
      </w:pPr>
    </w:p>
    <w:p w14:paraId="6476E87B" w14:textId="77777777" w:rsidR="00893D4C" w:rsidRDefault="00893D4C">
      <w:pPr>
        <w:pStyle w:val="a0"/>
        <w:ind w:left="1470" w:right="1470"/>
        <w:rPr>
          <w:rFonts w:ascii="Times New Roman" w:hAnsi="Times New Roman" w:cs="Times New Roman"/>
          <w:sz w:val="32"/>
          <w:szCs w:val="40"/>
        </w:rPr>
      </w:pPr>
    </w:p>
    <w:p w14:paraId="40C1A1FB" w14:textId="77777777" w:rsidR="00893D4C" w:rsidRDefault="00893D4C">
      <w:pPr>
        <w:pStyle w:val="a0"/>
        <w:ind w:left="1470" w:right="1470"/>
        <w:rPr>
          <w:rFonts w:ascii="Times New Roman" w:hAnsi="Times New Roman" w:cs="Times New Roman"/>
          <w:sz w:val="32"/>
          <w:szCs w:val="40"/>
        </w:rPr>
      </w:pPr>
    </w:p>
    <w:p w14:paraId="5F6FF838" w14:textId="77777777" w:rsidR="00893D4C" w:rsidRDefault="00E36F4B">
      <w:pPr>
        <w:rPr>
          <w:b/>
          <w:bCs/>
        </w:rPr>
      </w:pPr>
      <w:r>
        <w:rPr>
          <w:rFonts w:hint="eastAsia"/>
          <w:b/>
          <w:bCs/>
        </w:rPr>
        <w:t>保密条款</w:t>
      </w:r>
    </w:p>
    <w:p w14:paraId="6592549B" w14:textId="77777777" w:rsidR="00893D4C" w:rsidRDefault="00E36F4B">
      <w:pPr>
        <w:ind w:firstLine="420"/>
        <w:jc w:val="left"/>
        <w:rPr>
          <w:rFonts w:ascii="宋体" w:hAnsi="宋体"/>
        </w:rPr>
      </w:pPr>
      <w:r>
        <w:rPr>
          <w:rFonts w:hint="eastAsia"/>
          <w:iCs/>
        </w:rPr>
        <w:t>文档仅限产品（项目）组内流转，违者负相应法律责任。</w:t>
      </w:r>
      <w:r>
        <w:rPr>
          <w:rFonts w:ascii="Times New Roman" w:hAnsi="Times New Roman" w:cs="Times New Roman"/>
          <w:sz w:val="32"/>
          <w:szCs w:val="40"/>
        </w:rPr>
        <w:br w:type="page"/>
      </w:r>
    </w:p>
    <w:p w14:paraId="39C4BD76" w14:textId="77777777" w:rsidR="00893D4C" w:rsidRDefault="00E36F4B">
      <w:pPr>
        <w:spacing w:line="240" w:lineRule="auto"/>
        <w:jc w:val="center"/>
        <w:rPr>
          <w:b/>
          <w:bCs/>
          <w:szCs w:val="28"/>
        </w:rPr>
      </w:pPr>
      <w:r>
        <w:rPr>
          <w:rFonts w:ascii="宋体" w:hAnsi="宋体"/>
          <w:b/>
          <w:bCs/>
          <w:szCs w:val="28"/>
        </w:rPr>
        <w:lastRenderedPageBreak/>
        <w:t>目录</w:t>
      </w:r>
    </w:p>
    <w:p w14:paraId="4BA53B12" w14:textId="77777777" w:rsidR="00893D4C" w:rsidRDefault="00E36F4B"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4786" w:history="1">
        <w:r>
          <w:rPr>
            <w:rFonts w:hint="eastAsia"/>
          </w:rPr>
          <w:t>第一章</w:t>
        </w:r>
        <w:r>
          <w:rPr>
            <w:rFonts w:hint="eastAsia"/>
          </w:rPr>
          <w:t xml:space="preserve"> </w:t>
        </w:r>
        <w:r>
          <w:t>产品概述</w:t>
        </w:r>
        <w:r>
          <w:tab/>
        </w:r>
        <w:r>
          <w:fldChar w:fldCharType="begin"/>
        </w:r>
        <w:r>
          <w:instrText xml:space="preserve"> PAGEREF _Toc14786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CD80E43" w14:textId="77777777" w:rsidR="00893D4C" w:rsidRDefault="00E36F4B">
      <w:pPr>
        <w:pStyle w:val="20"/>
        <w:tabs>
          <w:tab w:val="right" w:leader="dot" w:pos="8306"/>
        </w:tabs>
      </w:pPr>
      <w:hyperlink w:anchor="_Toc8139" w:history="1">
        <w:r>
          <w:rPr>
            <w:rFonts w:ascii="宋体" w:hAnsi="宋体" w:cs="宋体" w:hint="eastAsia"/>
          </w:rPr>
          <w:t xml:space="preserve">1.1 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_Toc8139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7A7E952" w14:textId="77777777" w:rsidR="00893D4C" w:rsidRDefault="00E36F4B">
      <w:pPr>
        <w:pStyle w:val="10"/>
        <w:tabs>
          <w:tab w:val="right" w:leader="dot" w:pos="8306"/>
        </w:tabs>
      </w:pPr>
      <w:hyperlink w:anchor="_Toc24244" w:history="1">
        <w:r>
          <w:rPr>
            <w:rFonts w:hint="eastAsia"/>
          </w:rPr>
          <w:t>第二章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术语定义</w:t>
        </w:r>
        <w:r>
          <w:tab/>
        </w:r>
        <w:r>
          <w:fldChar w:fldCharType="begin"/>
        </w:r>
        <w:r>
          <w:instrText xml:space="preserve"> PAGEREF _Toc24244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FAEC57A" w14:textId="77777777" w:rsidR="00893D4C" w:rsidRDefault="00E36F4B">
      <w:pPr>
        <w:pStyle w:val="10"/>
        <w:tabs>
          <w:tab w:val="right" w:leader="dot" w:pos="8306"/>
        </w:tabs>
      </w:pPr>
      <w:hyperlink w:anchor="_Toc8224" w:history="1">
        <w:r>
          <w:rPr>
            <w:rFonts w:hint="eastAsia"/>
          </w:rPr>
          <w:t>第三章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产品设计需求</w:t>
        </w:r>
        <w:r>
          <w:tab/>
        </w:r>
        <w:r>
          <w:fldChar w:fldCharType="begin"/>
        </w:r>
        <w:r>
          <w:instrText xml:space="preserve"> PAGEREF _Toc8224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EDADF98" w14:textId="77777777" w:rsidR="00893D4C" w:rsidRDefault="00E36F4B">
      <w:pPr>
        <w:pStyle w:val="20"/>
        <w:tabs>
          <w:tab w:val="right" w:leader="dot" w:pos="8306"/>
        </w:tabs>
      </w:pPr>
      <w:hyperlink w:anchor="_Toc11730" w:history="1">
        <w:r>
          <w:rPr>
            <w:rFonts w:ascii="宋体" w:hAnsi="宋体" w:cs="宋体" w:hint="eastAsia"/>
          </w:rPr>
          <w:t xml:space="preserve">3.1 </w:t>
        </w:r>
        <w:r>
          <w:rPr>
            <w:rFonts w:hint="eastAsia"/>
          </w:rPr>
          <w:t>产品性能需求</w:t>
        </w:r>
        <w:r>
          <w:tab/>
        </w:r>
        <w:r>
          <w:fldChar w:fldCharType="begin"/>
        </w:r>
        <w:r>
          <w:instrText xml:space="preserve"> PAGEREF _Toc11730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DC090E0" w14:textId="77777777" w:rsidR="00893D4C" w:rsidRDefault="00E36F4B">
      <w:pPr>
        <w:pStyle w:val="20"/>
        <w:tabs>
          <w:tab w:val="right" w:leader="dot" w:pos="8306"/>
        </w:tabs>
      </w:pPr>
      <w:hyperlink w:anchor="_Toc27016" w:history="1">
        <w:r>
          <w:rPr>
            <w:rFonts w:ascii="宋体" w:hAnsi="宋体" w:cs="宋体" w:hint="eastAsia"/>
          </w:rPr>
          <w:t xml:space="preserve">3.2 </w:t>
        </w:r>
        <w:r>
          <w:rPr>
            <w:rFonts w:hint="eastAsia"/>
          </w:rPr>
          <w:t>产品功能需求</w:t>
        </w:r>
        <w:r>
          <w:tab/>
        </w:r>
        <w:r>
          <w:fldChar w:fldCharType="begin"/>
        </w:r>
        <w:r>
          <w:instrText xml:space="preserve"> PAGEREF _Toc27016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82C63A" w14:textId="77777777" w:rsidR="00893D4C" w:rsidRDefault="00E36F4B">
      <w:pPr>
        <w:pStyle w:val="30"/>
        <w:tabs>
          <w:tab w:val="right" w:leader="dot" w:pos="8306"/>
        </w:tabs>
      </w:pPr>
      <w:hyperlink w:anchor="_Toc14325" w:history="1">
        <w:r>
          <w:rPr>
            <w:rFonts w:hint="eastAsia"/>
          </w:rPr>
          <w:t xml:space="preserve">3.2.1. </w:t>
        </w:r>
        <w:r>
          <w:rPr>
            <w:rFonts w:hint="eastAsia"/>
          </w:rPr>
          <w:t>导航台车功能需求</w:t>
        </w:r>
        <w:r>
          <w:tab/>
        </w:r>
        <w:r>
          <w:fldChar w:fldCharType="begin"/>
        </w:r>
        <w:r>
          <w:instrText xml:space="preserve"> PAGEREF _Toc14325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6FB8BA5" w14:textId="77777777" w:rsidR="00893D4C" w:rsidRDefault="00E36F4B">
      <w:pPr>
        <w:pStyle w:val="30"/>
        <w:tabs>
          <w:tab w:val="right" w:leader="dot" w:pos="8306"/>
        </w:tabs>
      </w:pPr>
      <w:hyperlink w:anchor="_Toc30770" w:history="1">
        <w:r>
          <w:rPr>
            <w:rFonts w:hint="eastAsia"/>
          </w:rPr>
          <w:t xml:space="preserve">3.2.2. </w:t>
        </w:r>
        <w:r>
          <w:rPr>
            <w:rFonts w:hint="eastAsia"/>
          </w:rPr>
          <w:t>执行台车功能需求</w:t>
        </w:r>
        <w:r>
          <w:tab/>
        </w:r>
        <w:r>
          <w:fldChar w:fldCharType="begin"/>
        </w:r>
        <w:r>
          <w:instrText xml:space="preserve"> PAGEREF _Toc30770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B28F40E" w14:textId="77777777" w:rsidR="00893D4C" w:rsidRDefault="00E36F4B">
      <w:pPr>
        <w:pStyle w:val="30"/>
        <w:tabs>
          <w:tab w:val="right" w:leader="dot" w:pos="8306"/>
        </w:tabs>
      </w:pPr>
      <w:hyperlink w:anchor="_Toc25693" w:history="1">
        <w:r>
          <w:rPr>
            <w:rFonts w:hint="eastAsia"/>
          </w:rPr>
          <w:t xml:space="preserve">3.2.3. </w:t>
        </w:r>
        <w:r>
          <w:rPr>
            <w:rFonts w:hint="eastAsia"/>
          </w:rPr>
          <w:t>操作台车功能需求</w:t>
        </w:r>
        <w:r>
          <w:tab/>
        </w:r>
        <w:r>
          <w:fldChar w:fldCharType="begin"/>
        </w:r>
        <w:r>
          <w:instrText xml:space="preserve"> PAGEREF _Toc25693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D27C959" w14:textId="21C2CD5B" w:rsidR="00893D4C" w:rsidRDefault="00E36F4B">
      <w:pPr>
        <w:pStyle w:val="30"/>
        <w:tabs>
          <w:tab w:val="right" w:leader="dot" w:pos="8306"/>
        </w:tabs>
      </w:pPr>
      <w:hyperlink w:anchor="_Toc19178" w:history="1">
        <w:r>
          <w:rPr>
            <w:rFonts w:hint="eastAsia"/>
          </w:rPr>
          <w:t xml:space="preserve">3.2.4. </w:t>
        </w:r>
        <w:r>
          <w:rPr>
            <w:rFonts w:hint="eastAsia"/>
            <w:highlight w:val="yellow"/>
          </w:rPr>
          <w:t>定位附件</w:t>
        </w:r>
        <w:r>
          <w:tab/>
        </w:r>
        <w:r>
          <w:fldChar w:fldCharType="begin"/>
        </w:r>
        <w:r>
          <w:instrText xml:space="preserve"> PAGEREF _Toc19178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2A645CBC" w14:textId="77777777" w:rsidR="00893D4C" w:rsidRDefault="00E36F4B">
      <w:pPr>
        <w:pStyle w:val="30"/>
        <w:tabs>
          <w:tab w:val="right" w:leader="dot" w:pos="8306"/>
        </w:tabs>
      </w:pPr>
      <w:hyperlink w:anchor="_Toc16649" w:history="1">
        <w:r>
          <w:rPr>
            <w:rFonts w:hint="eastAsia"/>
          </w:rPr>
          <w:t xml:space="preserve">3.2.5. </w:t>
        </w:r>
        <w:r>
          <w:t>其他功能需求</w:t>
        </w:r>
        <w:r>
          <w:tab/>
        </w:r>
        <w:r>
          <w:fldChar w:fldCharType="begin"/>
        </w:r>
        <w:r>
          <w:instrText xml:space="preserve"> PAGEREF _Toc16649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67466672" w14:textId="77777777" w:rsidR="00893D4C" w:rsidRDefault="00E36F4B">
      <w:pPr>
        <w:pStyle w:val="20"/>
        <w:tabs>
          <w:tab w:val="right" w:leader="dot" w:pos="8306"/>
        </w:tabs>
      </w:pPr>
      <w:hyperlink w:anchor="_Toc8328" w:history="1">
        <w:r>
          <w:rPr>
            <w:rFonts w:ascii="宋体" w:hAnsi="宋体" w:cs="宋体" w:hint="eastAsia"/>
          </w:rPr>
          <w:t xml:space="preserve">3.3 </w:t>
        </w:r>
        <w:r>
          <w:rPr>
            <w:rFonts w:hint="eastAsia"/>
          </w:rPr>
          <w:t>非功能需求</w:t>
        </w:r>
        <w:r>
          <w:tab/>
        </w:r>
        <w:r>
          <w:fldChar w:fldCharType="begin"/>
        </w:r>
        <w:r>
          <w:instrText xml:space="preserve"> PAGEREF _Toc8328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12D50E91" w14:textId="77777777" w:rsidR="00893D4C" w:rsidRDefault="00E36F4B">
      <w:pPr>
        <w:pStyle w:val="10"/>
        <w:tabs>
          <w:tab w:val="right" w:leader="dot" w:pos="8306"/>
        </w:tabs>
      </w:pPr>
      <w:hyperlink w:anchor="_Toc16099" w:history="1">
        <w:r>
          <w:rPr>
            <w:rFonts w:hint="eastAsia"/>
          </w:rPr>
          <w:t>第四章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产品结构组成</w:t>
        </w:r>
        <w:r>
          <w:tab/>
        </w:r>
        <w:r>
          <w:fldChar w:fldCharType="begin"/>
        </w:r>
        <w:r>
          <w:instrText xml:space="preserve"> PAGEREF _Toc16099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129C7A6A" w14:textId="77777777" w:rsidR="00893D4C" w:rsidRDefault="00E36F4B">
      <w:pPr>
        <w:pStyle w:val="20"/>
        <w:tabs>
          <w:tab w:val="right" w:leader="dot" w:pos="8306"/>
        </w:tabs>
      </w:pPr>
      <w:hyperlink w:anchor="_Toc26111" w:history="1">
        <w:r>
          <w:rPr>
            <w:rFonts w:ascii="宋体" w:hAnsi="宋体" w:cs="宋体" w:hint="eastAsia"/>
          </w:rPr>
          <w:t xml:space="preserve">4.1 </w:t>
        </w:r>
        <w:r>
          <w:rPr>
            <w:rFonts w:hint="eastAsia"/>
          </w:rPr>
          <w:t>设备台车</w:t>
        </w:r>
        <w:r>
          <w:tab/>
        </w:r>
        <w:r>
          <w:fldChar w:fldCharType="begin"/>
        </w:r>
        <w:r>
          <w:instrText xml:space="preserve"> PAGEREF _Toc26111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1810EEA8" w14:textId="77777777" w:rsidR="00893D4C" w:rsidRDefault="00E36F4B">
      <w:pPr>
        <w:pStyle w:val="30"/>
        <w:tabs>
          <w:tab w:val="right" w:leader="dot" w:pos="8306"/>
        </w:tabs>
      </w:pPr>
      <w:hyperlink w:anchor="_Toc20" w:history="1">
        <w:r>
          <w:rPr>
            <w:rFonts w:hint="eastAsia"/>
          </w:rPr>
          <w:t xml:space="preserve">4.1.1. </w:t>
        </w:r>
        <w:r>
          <w:rPr>
            <w:rFonts w:hint="eastAsia"/>
          </w:rPr>
          <w:t>导航台车</w:t>
        </w:r>
        <w:r>
          <w:tab/>
        </w:r>
        <w:r>
          <w:fldChar w:fldCharType="begin"/>
        </w:r>
        <w:r>
          <w:instrText xml:space="preserve"> PAGEREF _Toc20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5CA054B5" w14:textId="77777777" w:rsidR="00893D4C" w:rsidRDefault="00E36F4B">
      <w:pPr>
        <w:pStyle w:val="30"/>
        <w:tabs>
          <w:tab w:val="right" w:leader="dot" w:pos="8306"/>
        </w:tabs>
      </w:pPr>
      <w:hyperlink w:anchor="_Toc456" w:history="1">
        <w:r>
          <w:rPr>
            <w:rFonts w:hint="eastAsia"/>
          </w:rPr>
          <w:t xml:space="preserve">4.1.2. </w:t>
        </w:r>
        <w:r>
          <w:rPr>
            <w:rFonts w:hint="eastAsia"/>
          </w:rPr>
          <w:t>执行台车</w:t>
        </w:r>
        <w:r>
          <w:tab/>
        </w:r>
        <w:r>
          <w:fldChar w:fldCharType="begin"/>
        </w:r>
        <w:r>
          <w:instrText xml:space="preserve"> PAGEREF _Toc456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0DDE8E01" w14:textId="77777777" w:rsidR="00893D4C" w:rsidRDefault="00E36F4B">
      <w:pPr>
        <w:pStyle w:val="30"/>
        <w:tabs>
          <w:tab w:val="right" w:leader="dot" w:pos="8306"/>
        </w:tabs>
      </w:pPr>
      <w:hyperlink w:anchor="_Toc21059" w:history="1">
        <w:r>
          <w:rPr>
            <w:rFonts w:hint="eastAsia"/>
          </w:rPr>
          <w:t xml:space="preserve">4.1.3. </w:t>
        </w:r>
        <w:r>
          <w:rPr>
            <w:rFonts w:hint="eastAsia"/>
          </w:rPr>
          <w:t>操作台车</w:t>
        </w:r>
        <w:r>
          <w:tab/>
        </w:r>
        <w:r>
          <w:fldChar w:fldCharType="begin"/>
        </w:r>
        <w:r>
          <w:instrText xml:space="preserve"> PAGEREF _Toc21059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2DFA8592" w14:textId="6D09F7F7" w:rsidR="00893D4C" w:rsidRDefault="00E36F4B">
      <w:pPr>
        <w:pStyle w:val="20"/>
        <w:tabs>
          <w:tab w:val="right" w:leader="dot" w:pos="8306"/>
        </w:tabs>
      </w:pPr>
      <w:hyperlink w:anchor="_Toc20409" w:history="1">
        <w:r>
          <w:rPr>
            <w:rFonts w:ascii="宋体" w:hAnsi="宋体" w:cs="宋体" w:hint="eastAsia"/>
          </w:rPr>
          <w:t xml:space="preserve">4.2 </w:t>
        </w:r>
        <w:r>
          <w:rPr>
            <w:rFonts w:hint="eastAsia"/>
          </w:rPr>
          <w:t>手术定位附件（器械）</w:t>
        </w:r>
        <w:r>
          <w:tab/>
        </w:r>
        <w:r>
          <w:fldChar w:fldCharType="begin"/>
        </w:r>
        <w:r>
          <w:instrText xml:space="preserve"> PAGEREF _Toc20409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7EE2F745" w14:textId="77777777" w:rsidR="00893D4C" w:rsidRDefault="00E36F4B">
      <w:pPr>
        <w:pStyle w:val="30"/>
        <w:tabs>
          <w:tab w:val="right" w:leader="dot" w:pos="8306"/>
        </w:tabs>
      </w:pPr>
      <w:hyperlink w:anchor="_Toc31633" w:history="1">
        <w:r>
          <w:rPr>
            <w:rFonts w:hint="eastAsia"/>
          </w:rPr>
          <w:t xml:space="preserve">4.2.1. </w:t>
        </w:r>
        <w:r>
          <w:rPr>
            <w:rFonts w:hint="eastAsia"/>
          </w:rPr>
          <w:t>定位器</w:t>
        </w:r>
        <w:r>
          <w:tab/>
        </w:r>
        <w:r>
          <w:fldChar w:fldCharType="begin"/>
        </w:r>
        <w:r>
          <w:instrText xml:space="preserve"> PAGEREF _Toc31633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64350BF9" w14:textId="77777777" w:rsidR="00893D4C" w:rsidRDefault="00E36F4B">
      <w:pPr>
        <w:pStyle w:val="30"/>
        <w:tabs>
          <w:tab w:val="right" w:leader="dot" w:pos="8306"/>
        </w:tabs>
      </w:pPr>
      <w:hyperlink w:anchor="_Toc30860" w:history="1">
        <w:r>
          <w:rPr>
            <w:rFonts w:hint="eastAsia"/>
          </w:rPr>
          <w:t xml:space="preserve">4.2.2. </w:t>
        </w:r>
        <w:r>
          <w:rPr>
            <w:rFonts w:hint="eastAsia"/>
          </w:rPr>
          <w:t>配准板</w:t>
        </w:r>
        <w:r>
          <w:tab/>
        </w:r>
        <w:r>
          <w:fldChar w:fldCharType="begin"/>
        </w:r>
        <w:r>
          <w:instrText xml:space="preserve"> PAGEREF _Toc30860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62193DAD" w14:textId="77777777" w:rsidR="00893D4C" w:rsidRDefault="00E36F4B">
      <w:pPr>
        <w:pStyle w:val="30"/>
        <w:tabs>
          <w:tab w:val="right" w:leader="dot" w:pos="8306"/>
        </w:tabs>
      </w:pPr>
      <w:hyperlink w:anchor="_Toc30850" w:history="1">
        <w:r>
          <w:rPr>
            <w:rFonts w:hint="eastAsia"/>
          </w:rPr>
          <w:t xml:space="preserve">4.2.3. </w:t>
        </w:r>
        <w:r>
          <w:rPr>
            <w:rFonts w:hint="eastAsia"/>
          </w:rPr>
          <w:t>探针</w:t>
        </w:r>
        <w:r>
          <w:tab/>
        </w:r>
        <w:r>
          <w:fldChar w:fldCharType="begin"/>
        </w:r>
        <w:r>
          <w:instrText xml:space="preserve"> PAGEREF _Toc30850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7D5FF71A" w14:textId="77777777" w:rsidR="00893D4C" w:rsidRDefault="00E36F4B">
      <w:pPr>
        <w:pStyle w:val="30"/>
        <w:tabs>
          <w:tab w:val="right" w:leader="dot" w:pos="8306"/>
        </w:tabs>
      </w:pPr>
      <w:hyperlink w:anchor="_Toc27295" w:history="1">
        <w:r>
          <w:rPr>
            <w:rFonts w:hint="eastAsia"/>
          </w:rPr>
          <w:t xml:space="preserve">4.2.4. </w:t>
        </w:r>
        <w:r>
          <w:rPr>
            <w:rFonts w:hint="eastAsia"/>
          </w:rPr>
          <w:t>患者示踪器</w:t>
        </w:r>
        <w:r>
          <w:tab/>
        </w:r>
        <w:r>
          <w:fldChar w:fldCharType="begin"/>
        </w:r>
        <w:r>
          <w:instrText xml:space="preserve"> PAGEREF _Toc27295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659797CE" w14:textId="77777777" w:rsidR="00893D4C" w:rsidRDefault="00E36F4B">
      <w:pPr>
        <w:pStyle w:val="30"/>
        <w:tabs>
          <w:tab w:val="right" w:leader="dot" w:pos="8306"/>
        </w:tabs>
      </w:pPr>
      <w:hyperlink w:anchor="_Toc31292" w:history="1">
        <w:r>
          <w:rPr>
            <w:rFonts w:hint="eastAsia"/>
          </w:rPr>
          <w:t xml:space="preserve">4.2.5. </w:t>
        </w:r>
        <w:r>
          <w:rPr>
            <w:rFonts w:hint="eastAsia"/>
          </w:rPr>
          <w:t>器械标定工具</w:t>
        </w:r>
        <w:r>
          <w:tab/>
        </w:r>
        <w:r>
          <w:fldChar w:fldCharType="begin"/>
        </w:r>
        <w:r>
          <w:instrText xml:space="preserve"> PAGEREF _Toc31292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03A7A151" w14:textId="77777777" w:rsidR="00893D4C" w:rsidRDefault="00E36F4B">
      <w:pPr>
        <w:pStyle w:val="30"/>
        <w:tabs>
          <w:tab w:val="right" w:leader="dot" w:pos="8306"/>
        </w:tabs>
      </w:pPr>
      <w:hyperlink w:anchor="_Toc9654" w:history="1">
        <w:r>
          <w:rPr>
            <w:rFonts w:hint="eastAsia"/>
          </w:rPr>
          <w:t xml:space="preserve">4.2.6. </w:t>
        </w:r>
        <w:r>
          <w:rPr>
            <w:rFonts w:hint="eastAsia"/>
          </w:rPr>
          <w:t>套筒</w:t>
        </w:r>
        <w:r>
          <w:tab/>
        </w:r>
        <w:r>
          <w:fldChar w:fldCharType="begin"/>
        </w:r>
        <w:r>
          <w:instrText xml:space="preserve"> PAGEREF _Toc9654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50E44DFB" w14:textId="77777777" w:rsidR="00893D4C" w:rsidRDefault="00E36F4B">
      <w:pPr>
        <w:pStyle w:val="30"/>
        <w:tabs>
          <w:tab w:val="right" w:leader="dot" w:pos="8306"/>
        </w:tabs>
      </w:pPr>
      <w:hyperlink w:anchor="_Toc12232" w:history="1">
        <w:r>
          <w:rPr>
            <w:rFonts w:hint="eastAsia"/>
          </w:rPr>
          <w:t xml:space="preserve">4.2.7. </w:t>
        </w:r>
        <w:r>
          <w:rPr>
            <w:rFonts w:hint="eastAsia"/>
          </w:rPr>
          <w:t>无菌罩</w:t>
        </w:r>
        <w:r>
          <w:tab/>
        </w:r>
        <w:r>
          <w:fldChar w:fldCharType="begin"/>
        </w:r>
        <w:r>
          <w:instrText xml:space="preserve"> PAGEREF _Toc12232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619080CE" w14:textId="77777777" w:rsidR="00893D4C" w:rsidRDefault="00E36F4B">
      <w:pPr>
        <w:pStyle w:val="30"/>
        <w:tabs>
          <w:tab w:val="right" w:leader="dot" w:pos="8306"/>
        </w:tabs>
      </w:pPr>
      <w:hyperlink w:anchor="_Toc22979" w:history="1">
        <w:r>
          <w:rPr>
            <w:rFonts w:hint="eastAsia"/>
          </w:rPr>
          <w:t xml:space="preserve">4.2.8. </w:t>
        </w:r>
        <w:r>
          <w:rPr>
            <w:rFonts w:hint="eastAsia"/>
          </w:rPr>
          <w:t>消毒盒</w:t>
        </w:r>
        <w:r>
          <w:tab/>
        </w:r>
        <w:r>
          <w:fldChar w:fldCharType="begin"/>
        </w:r>
        <w:r>
          <w:instrText xml:space="preserve"> PAGEREF _Toc22979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7FAA4AE1" w14:textId="77777777" w:rsidR="00893D4C" w:rsidRDefault="00E36F4B">
      <w:pPr>
        <w:pStyle w:val="10"/>
        <w:tabs>
          <w:tab w:val="right" w:leader="dot" w:pos="8306"/>
        </w:tabs>
      </w:pPr>
      <w:hyperlink w:anchor="_Toc31279" w:history="1">
        <w:r>
          <w:rPr>
            <w:rFonts w:hint="eastAsia"/>
          </w:rPr>
          <w:t>第五章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台车概要设计方案</w:t>
        </w:r>
        <w:r>
          <w:tab/>
        </w:r>
        <w:r>
          <w:fldChar w:fldCharType="begin"/>
        </w:r>
        <w:r>
          <w:instrText xml:space="preserve"> PAGEREF _Toc31279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43079718" w14:textId="77777777" w:rsidR="00893D4C" w:rsidRDefault="00E36F4B">
      <w:pPr>
        <w:pStyle w:val="20"/>
        <w:tabs>
          <w:tab w:val="right" w:leader="dot" w:pos="8306"/>
        </w:tabs>
      </w:pPr>
      <w:hyperlink w:anchor="_Toc6404" w:history="1">
        <w:r>
          <w:rPr>
            <w:rFonts w:ascii="宋体" w:hAnsi="宋体" w:cs="宋体" w:hint="eastAsia"/>
          </w:rPr>
          <w:t xml:space="preserve">5.1 </w:t>
        </w:r>
        <w:r>
          <w:rPr>
            <w:rFonts w:hint="eastAsia"/>
          </w:rPr>
          <w:t>导航台车</w:t>
        </w:r>
        <w:r>
          <w:tab/>
        </w:r>
        <w:r>
          <w:fldChar w:fldCharType="begin"/>
        </w:r>
        <w:r>
          <w:instrText xml:space="preserve"> PAGEREF _Toc6404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153C4937" w14:textId="77777777" w:rsidR="00893D4C" w:rsidRDefault="00E36F4B">
      <w:pPr>
        <w:pStyle w:val="20"/>
        <w:tabs>
          <w:tab w:val="right" w:leader="dot" w:pos="8306"/>
        </w:tabs>
      </w:pPr>
      <w:hyperlink w:anchor="_Toc27307" w:history="1">
        <w:r>
          <w:rPr>
            <w:rFonts w:ascii="宋体" w:hAnsi="宋体" w:cs="宋体" w:hint="eastAsia"/>
          </w:rPr>
          <w:t xml:space="preserve">5.2 </w:t>
        </w:r>
        <w:r>
          <w:rPr>
            <w:rFonts w:hint="eastAsia"/>
          </w:rPr>
          <w:t>执行台车</w:t>
        </w:r>
        <w:r>
          <w:tab/>
        </w:r>
        <w:r>
          <w:fldChar w:fldCharType="begin"/>
        </w:r>
        <w:r>
          <w:instrText xml:space="preserve"> PAGEREF _Toc27307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44D1801F" w14:textId="77777777" w:rsidR="00893D4C" w:rsidRDefault="00E36F4B">
      <w:pPr>
        <w:pStyle w:val="20"/>
        <w:tabs>
          <w:tab w:val="right" w:leader="dot" w:pos="8306"/>
        </w:tabs>
      </w:pPr>
      <w:hyperlink w:anchor="_Toc8180" w:history="1">
        <w:r>
          <w:rPr>
            <w:rFonts w:ascii="宋体" w:hAnsi="宋体" w:cs="宋体" w:hint="eastAsia"/>
          </w:rPr>
          <w:t xml:space="preserve">5.3 </w:t>
        </w:r>
        <w:r>
          <w:rPr>
            <w:rFonts w:hint="eastAsia"/>
          </w:rPr>
          <w:t>操作台车</w:t>
        </w:r>
        <w:r>
          <w:tab/>
        </w:r>
        <w:r>
          <w:fldChar w:fldCharType="begin"/>
        </w:r>
        <w:r>
          <w:instrText xml:space="preserve"> PAGEREF _Toc8180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342D077E" w14:textId="26B16E8A" w:rsidR="00893D4C" w:rsidRDefault="00E36F4B">
      <w:pPr>
        <w:pStyle w:val="10"/>
        <w:tabs>
          <w:tab w:val="right" w:leader="dot" w:pos="8306"/>
        </w:tabs>
      </w:pPr>
      <w:hyperlink w:anchor="_Toc9035" w:history="1">
        <w:r>
          <w:rPr>
            <w:rFonts w:hint="eastAsia"/>
          </w:rPr>
          <w:t>第六章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定位附件概要设计方案</w:t>
        </w:r>
        <w:r>
          <w:tab/>
        </w:r>
        <w:r>
          <w:fldChar w:fldCharType="begin"/>
        </w:r>
        <w:r>
          <w:instrText xml:space="preserve"> PAGEREF _Toc9035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3E854BA2" w14:textId="77777777" w:rsidR="00893D4C" w:rsidRDefault="00E36F4B">
      <w:pPr>
        <w:pStyle w:val="20"/>
        <w:tabs>
          <w:tab w:val="right" w:leader="dot" w:pos="8306"/>
        </w:tabs>
      </w:pPr>
      <w:hyperlink w:anchor="_Toc2532" w:history="1">
        <w:r>
          <w:rPr>
            <w:rFonts w:ascii="宋体" w:hAnsi="宋体" w:cs="宋体" w:hint="eastAsia"/>
          </w:rPr>
          <w:t xml:space="preserve">6.1 </w:t>
        </w:r>
        <w:r>
          <w:rPr>
            <w:rFonts w:hint="eastAsia"/>
          </w:rPr>
          <w:t>机械臂末端器械</w:t>
        </w:r>
        <w:r>
          <w:tab/>
        </w:r>
        <w:r>
          <w:fldChar w:fldCharType="begin"/>
        </w:r>
        <w:r>
          <w:instrText xml:space="preserve"> PAGEREF _Toc2532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1AB35E0B" w14:textId="77777777" w:rsidR="00893D4C" w:rsidRDefault="00E36F4B">
      <w:pPr>
        <w:pStyle w:val="20"/>
        <w:tabs>
          <w:tab w:val="right" w:leader="dot" w:pos="8306"/>
        </w:tabs>
      </w:pPr>
      <w:hyperlink w:anchor="_Toc13744" w:history="1">
        <w:r>
          <w:rPr>
            <w:rFonts w:ascii="宋体" w:hAnsi="宋体" w:cs="宋体" w:hint="eastAsia"/>
          </w:rPr>
          <w:t xml:space="preserve">6.2 </w:t>
        </w:r>
        <w:r>
          <w:rPr>
            <w:rFonts w:hint="eastAsia"/>
          </w:rPr>
          <w:t>C</w:t>
        </w:r>
        <w:r>
          <w:rPr>
            <w:rFonts w:hint="eastAsia"/>
          </w:rPr>
          <w:t>臂机配准板</w:t>
        </w:r>
        <w:r>
          <w:tab/>
        </w:r>
        <w:r>
          <w:fldChar w:fldCharType="begin"/>
        </w:r>
        <w:r>
          <w:instrText xml:space="preserve"> PAGEREF _Toc13744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6E2B9DD1" w14:textId="77777777" w:rsidR="00893D4C" w:rsidRDefault="00E36F4B">
      <w:pPr>
        <w:pStyle w:val="20"/>
        <w:tabs>
          <w:tab w:val="right" w:leader="dot" w:pos="8306"/>
        </w:tabs>
      </w:pPr>
      <w:hyperlink w:anchor="_Toc16180" w:history="1">
        <w:r>
          <w:rPr>
            <w:rFonts w:ascii="宋体" w:hAnsi="宋体" w:cs="宋体" w:hint="eastAsia"/>
          </w:rPr>
          <w:t xml:space="preserve">6.3 </w:t>
        </w:r>
        <w:r>
          <w:rPr>
            <w:rFonts w:hint="eastAsia"/>
          </w:rPr>
          <w:t>棘突夹及患者示踪器</w:t>
        </w:r>
        <w:r>
          <w:tab/>
        </w:r>
        <w:r>
          <w:fldChar w:fldCharType="begin"/>
        </w:r>
        <w:r>
          <w:instrText xml:space="preserve"> PAGEREF _Toc16180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1A524241" w14:textId="77777777" w:rsidR="00893D4C" w:rsidRDefault="00E36F4B">
      <w:pPr>
        <w:pStyle w:val="10"/>
        <w:tabs>
          <w:tab w:val="right" w:leader="dot" w:pos="8306"/>
        </w:tabs>
      </w:pPr>
      <w:hyperlink w:anchor="_Toc14553" w:history="1">
        <w:r>
          <w:rPr>
            <w:rFonts w:hint="eastAsia"/>
          </w:rPr>
          <w:t>第七章</w:t>
        </w:r>
        <w:r>
          <w:rPr>
            <w:rFonts w:hint="eastAsia"/>
          </w:rPr>
          <w:t xml:space="preserve"> </w:t>
        </w:r>
        <w:r>
          <w:t>机械</w:t>
        </w:r>
        <w:r>
          <w:rPr>
            <w:rFonts w:hint="eastAsia"/>
          </w:rPr>
          <w:t>结构刚</w:t>
        </w:r>
        <w:r>
          <w:t>强度</w:t>
        </w:r>
        <w:r>
          <w:tab/>
        </w:r>
        <w:r>
          <w:fldChar w:fldCharType="begin"/>
        </w:r>
        <w:r>
          <w:instrText xml:space="preserve"> PAGEREF _Toc14553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60C47DAB" w14:textId="60EFB6A3" w:rsidR="00893D4C" w:rsidRDefault="00E36F4B">
      <w:pPr>
        <w:pStyle w:val="20"/>
        <w:tabs>
          <w:tab w:val="right" w:leader="dot" w:pos="8306"/>
        </w:tabs>
      </w:pPr>
      <w:hyperlink w:anchor="_Toc4745" w:history="1">
        <w:r>
          <w:rPr>
            <w:rFonts w:ascii="宋体" w:hAnsi="宋体" w:cs="宋体" w:hint="eastAsia"/>
          </w:rPr>
          <w:t xml:space="preserve">7.1 </w:t>
        </w:r>
        <w:r>
          <w:rPr>
            <w:rFonts w:hint="eastAsia"/>
          </w:rPr>
          <w:t>定位附件（器械）结构刚强度</w:t>
        </w:r>
        <w:r>
          <w:tab/>
        </w:r>
        <w:r>
          <w:fldChar w:fldCharType="begin"/>
        </w:r>
        <w:r>
          <w:instrText xml:space="preserve"> PAGEREF _Toc4745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6D1602F4" w14:textId="77777777" w:rsidR="00893D4C" w:rsidRDefault="00E36F4B">
      <w:pPr>
        <w:pStyle w:val="20"/>
        <w:tabs>
          <w:tab w:val="right" w:leader="dot" w:pos="8306"/>
        </w:tabs>
      </w:pPr>
      <w:hyperlink w:anchor="_Toc22031" w:history="1">
        <w:r>
          <w:rPr>
            <w:rFonts w:ascii="宋体" w:hAnsi="宋体" w:cs="宋体" w:hint="eastAsia"/>
          </w:rPr>
          <w:t xml:space="preserve">7.2 </w:t>
        </w:r>
        <w:r>
          <w:rPr>
            <w:rFonts w:hint="eastAsia"/>
          </w:rPr>
          <w:t>台车结构刚强度</w:t>
        </w:r>
        <w:r>
          <w:tab/>
        </w:r>
        <w:r>
          <w:fldChar w:fldCharType="begin"/>
        </w:r>
        <w:r>
          <w:instrText xml:space="preserve"> PAGEREF _Toc22031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007C31D2" w14:textId="77777777" w:rsidR="00893D4C" w:rsidRDefault="00E36F4B">
      <w:pPr>
        <w:pStyle w:val="10"/>
        <w:tabs>
          <w:tab w:val="right" w:leader="dot" w:pos="8306"/>
        </w:tabs>
      </w:pPr>
      <w:hyperlink w:anchor="_Toc27757" w:history="1">
        <w:r>
          <w:rPr>
            <w:rFonts w:hint="eastAsia"/>
          </w:rPr>
          <w:t>第八章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人机交互、接口、检修维护设计</w:t>
        </w:r>
        <w:r>
          <w:tab/>
        </w:r>
        <w:r>
          <w:fldChar w:fldCharType="begin"/>
        </w:r>
        <w:r>
          <w:instrText xml:space="preserve"> PAGEREF _Toc27757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378FFD69" w14:textId="77777777" w:rsidR="00893D4C" w:rsidRDefault="00E36F4B">
      <w:pPr>
        <w:pStyle w:val="10"/>
        <w:tabs>
          <w:tab w:val="right" w:leader="dot" w:pos="8306"/>
        </w:tabs>
      </w:pPr>
      <w:hyperlink w:anchor="_Toc20081" w:history="1">
        <w:r>
          <w:rPr>
            <w:rFonts w:hint="eastAsia"/>
          </w:rPr>
          <w:t>第九章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参考</w:t>
        </w:r>
        <w:r>
          <w:t>标准</w:t>
        </w:r>
        <w:r>
          <w:tab/>
        </w:r>
        <w:r>
          <w:fldChar w:fldCharType="begin"/>
        </w:r>
        <w:r>
          <w:instrText xml:space="preserve"> PAGEREF _Toc20081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29F980DC" w14:textId="77777777" w:rsidR="00893D4C" w:rsidRDefault="00E36F4B">
      <w:pPr>
        <w:pStyle w:val="10"/>
        <w:tabs>
          <w:tab w:val="right" w:leader="dot" w:pos="8306"/>
        </w:tabs>
      </w:pPr>
      <w:hyperlink w:anchor="_Toc8510" w:history="1">
        <w:r>
          <w:rPr>
            <w:rFonts w:hint="eastAsia"/>
          </w:rPr>
          <w:t>第十章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总结</w:t>
        </w:r>
        <w:r>
          <w:tab/>
        </w:r>
        <w:r>
          <w:fldChar w:fldCharType="begin"/>
        </w:r>
        <w:r>
          <w:instrText xml:space="preserve"> PAGEREF _Toc8510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53F8385E" w14:textId="77777777" w:rsidR="00893D4C" w:rsidRDefault="00E36F4B">
      <w:pPr>
        <w:sectPr w:rsidR="00893D4C">
          <w:headerReference w:type="default" r:id="rId8"/>
          <w:footerReference w:type="default" r:id="rId9"/>
          <w:pgSz w:w="11906" w:h="16838"/>
          <w:pgMar w:top="1417" w:right="1800" w:bottom="850" w:left="1800" w:header="851" w:footer="454" w:gutter="0"/>
          <w:pgNumType w:fmt="upperRoman" w:start="1"/>
          <w:cols w:space="0"/>
          <w:docGrid w:type="lines" w:linePitch="380"/>
        </w:sectPr>
      </w:pPr>
      <w:r>
        <w:fldChar w:fldCharType="end"/>
      </w:r>
    </w:p>
    <w:p w14:paraId="74973F71" w14:textId="77777777" w:rsidR="00893D4C" w:rsidRDefault="00E36F4B">
      <w:pPr>
        <w:pStyle w:val="1"/>
      </w:pPr>
      <w:bookmarkStart w:id="4" w:name="_Toc5874"/>
      <w:bookmarkStart w:id="5" w:name="_Toc18329"/>
      <w:bookmarkStart w:id="6" w:name="_Toc23126"/>
      <w:bookmarkStart w:id="7" w:name="_Toc11788"/>
      <w:bookmarkStart w:id="8" w:name="_Toc14786"/>
      <w:r>
        <w:lastRenderedPageBreak/>
        <w:t>产品概述</w:t>
      </w:r>
      <w:bookmarkEnd w:id="4"/>
      <w:bookmarkEnd w:id="5"/>
      <w:bookmarkEnd w:id="6"/>
      <w:bookmarkEnd w:id="7"/>
      <w:bookmarkEnd w:id="8"/>
    </w:p>
    <w:p w14:paraId="6969D553" w14:textId="77777777" w:rsidR="00893D4C" w:rsidRDefault="00E36F4B">
      <w:pPr>
        <w:pStyle w:val="2"/>
      </w:pPr>
      <w:bookmarkStart w:id="9" w:name="_Toc8273"/>
      <w:bookmarkStart w:id="10" w:name="_Toc8139"/>
      <w:r>
        <w:rPr>
          <w:rFonts w:hint="eastAsia"/>
        </w:rPr>
        <w:t>概述</w:t>
      </w:r>
      <w:bookmarkEnd w:id="9"/>
      <w:bookmarkEnd w:id="10"/>
    </w:p>
    <w:p w14:paraId="1C29B3FC" w14:textId="6636BA86" w:rsidR="00893D4C" w:rsidRDefault="00E36F4B">
      <w:pPr>
        <w:adjustRightInd w:val="0"/>
        <w:snapToGrid w:val="0"/>
        <w:ind w:firstLineChars="200" w:firstLine="420"/>
        <w:rPr>
          <w:rFonts w:ascii="Times New Roman" w:hAnsi="Times New Roman" w:cs="Times New Roman"/>
        </w:rPr>
      </w:pPr>
      <w:del w:id="11" w:author="chenxia" w:date="2023-11-06T15:32:00Z">
        <w:r w:rsidDel="009867A2">
          <w:rPr>
            <w:rFonts w:ascii="Times New Roman" w:hAnsi="Times New Roman" w:cs="Times New Roman" w:hint="eastAsia"/>
          </w:rPr>
          <w:delText>MS-002</w:delText>
        </w:r>
      </w:del>
      <w:ins w:id="12" w:author="chenxia" w:date="2023-11-06T15:32:00Z">
        <w:r w:rsidR="009867A2">
          <w:rPr>
            <w:rFonts w:ascii="Times New Roman" w:hAnsi="Times New Roman" w:cs="Times New Roman" w:hint="eastAsia"/>
          </w:rPr>
          <w:t>MS-002P</w:t>
        </w:r>
        <w:r w:rsidR="009867A2">
          <w:rPr>
            <w:rFonts w:ascii="Times New Roman" w:hAnsi="Times New Roman" w:cs="Times New Roman"/>
          </w:rPr>
          <w:t>P</w:t>
        </w:r>
      </w:ins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一款有源医疗设备，面向</w:t>
      </w:r>
      <w:r>
        <w:rPr>
          <w:rFonts w:ascii="Times New Roman" w:hAnsi="Times New Roman" w:cs="Times New Roman" w:hint="eastAsia"/>
        </w:rPr>
        <w:t>骨科中的脊柱，创伤，关节等需要术中导航定位的科室。本产品</w:t>
      </w:r>
      <w:r>
        <w:rPr>
          <w:rFonts w:ascii="Times New Roman" w:hAnsi="Times New Roman" w:cs="Times New Roman"/>
        </w:rPr>
        <w:t>利用医学图像数据</w:t>
      </w:r>
      <w:r>
        <w:rPr>
          <w:rFonts w:ascii="Times New Roman" w:hAnsi="Times New Roman" w:cs="Times New Roman" w:hint="eastAsia"/>
        </w:rPr>
        <w:t>结合医学图像处理技术、实时跟踪导航技术、机械臂定位控制技术，对病人实施个性化的</w:t>
      </w:r>
      <w:r>
        <w:rPr>
          <w:rFonts w:ascii="Times New Roman" w:hAnsi="Times New Roman" w:cs="Times New Roman"/>
        </w:rPr>
        <w:t>手术规划、导航</w:t>
      </w:r>
      <w:r>
        <w:rPr>
          <w:rFonts w:ascii="Times New Roman" w:hAnsi="Times New Roman" w:cs="Times New Roman" w:hint="eastAsia"/>
        </w:rPr>
        <w:t>和定位。本产品是一种辅助医生的智能导航定位手术机器人。</w:t>
      </w:r>
    </w:p>
    <w:p w14:paraId="06EA946E" w14:textId="77777777" w:rsidR="00893D4C" w:rsidRDefault="00E36F4B">
      <w:pPr>
        <w:pStyle w:val="1"/>
      </w:pPr>
      <w:bookmarkStart w:id="13" w:name="_Toc26064"/>
      <w:bookmarkStart w:id="14" w:name="_Toc24244"/>
      <w:r>
        <w:rPr>
          <w:rFonts w:hint="eastAsia"/>
        </w:rPr>
        <w:t>术语定义</w:t>
      </w:r>
      <w:bookmarkEnd w:id="13"/>
      <w:bookmarkEnd w:id="14"/>
    </w:p>
    <w:p w14:paraId="704CF72E" w14:textId="5C9E93EC" w:rsidR="00893D4C" w:rsidRDefault="00E36F4B">
      <w:pPr>
        <w:ind w:firstLine="420"/>
      </w:pPr>
      <w:r>
        <w:rPr>
          <w:rFonts w:hint="eastAsia"/>
        </w:rPr>
        <w:t>针对</w:t>
      </w:r>
      <w:del w:id="15" w:author="chenxia" w:date="2023-11-06T15:32:00Z">
        <w:r w:rsidDel="009867A2">
          <w:rPr>
            <w:rFonts w:hint="eastAsia"/>
          </w:rPr>
          <w:delText>MS-002</w:delText>
        </w:r>
      </w:del>
      <w:ins w:id="16" w:author="chenxia" w:date="2023-11-06T15:32:00Z">
        <w:r w:rsidR="009867A2">
          <w:rPr>
            <w:rFonts w:hint="eastAsia"/>
          </w:rPr>
          <w:t>MS-002P</w:t>
        </w:r>
      </w:ins>
      <w:r>
        <w:rPr>
          <w:rFonts w:hint="eastAsia"/>
        </w:rPr>
        <w:t>的产品组成、产品组分的专用名称及术语，作如下表定义。</w:t>
      </w:r>
    </w:p>
    <w:p w14:paraId="53B39AE4" w14:textId="77777777" w:rsidR="00893D4C" w:rsidRDefault="00E36F4B">
      <w:pPr>
        <w:pStyle w:val="a5"/>
        <w:jc w:val="center"/>
        <w:rPr>
          <w:rFonts w:eastAsia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术语定义表</w:t>
      </w:r>
    </w:p>
    <w:tbl>
      <w:tblPr>
        <w:tblStyle w:val="ac"/>
        <w:tblW w:w="4998" w:type="pct"/>
        <w:tblLook w:val="04A0" w:firstRow="1" w:lastRow="0" w:firstColumn="1" w:lastColumn="0" w:noHBand="0" w:noVBand="1"/>
      </w:tblPr>
      <w:tblGrid>
        <w:gridCol w:w="749"/>
        <w:gridCol w:w="2150"/>
        <w:gridCol w:w="3489"/>
        <w:gridCol w:w="2131"/>
      </w:tblGrid>
      <w:tr w:rsidR="00893D4C" w14:paraId="6C5F55E7" w14:textId="77777777">
        <w:tc>
          <w:tcPr>
            <w:tcW w:w="440" w:type="pct"/>
            <w:vAlign w:val="center"/>
          </w:tcPr>
          <w:p w14:paraId="2C4A0E59" w14:textId="77777777" w:rsidR="00893D4C" w:rsidRDefault="00E36F4B">
            <w:pPr>
              <w:jc w:val="center"/>
            </w:pPr>
            <w:r>
              <w:rPr>
                <w:rFonts w:hint="eastAsia"/>
              </w:rPr>
              <w:t>No.</w:t>
            </w:r>
          </w:p>
        </w:tc>
        <w:tc>
          <w:tcPr>
            <w:tcW w:w="1261" w:type="pct"/>
            <w:vAlign w:val="center"/>
          </w:tcPr>
          <w:p w14:paraId="301526ED" w14:textId="77777777" w:rsidR="00893D4C" w:rsidRDefault="00E36F4B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047" w:type="pct"/>
            <w:vAlign w:val="center"/>
          </w:tcPr>
          <w:p w14:paraId="36832D96" w14:textId="77777777" w:rsidR="00893D4C" w:rsidRDefault="00E36F4B">
            <w:pPr>
              <w:jc w:val="center"/>
            </w:pPr>
            <w:r>
              <w:rPr>
                <w:rFonts w:hint="eastAsia"/>
              </w:rPr>
              <w:t>定义</w:t>
            </w:r>
          </w:p>
        </w:tc>
        <w:tc>
          <w:tcPr>
            <w:tcW w:w="1250" w:type="pct"/>
            <w:vAlign w:val="center"/>
          </w:tcPr>
          <w:p w14:paraId="6178A503" w14:textId="77777777" w:rsidR="00893D4C" w:rsidRDefault="00E36F4B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93D4C" w14:paraId="2F39148D" w14:textId="77777777">
        <w:tc>
          <w:tcPr>
            <w:tcW w:w="440" w:type="pct"/>
            <w:vAlign w:val="center"/>
          </w:tcPr>
          <w:p w14:paraId="206F7BC0" w14:textId="77777777" w:rsidR="00893D4C" w:rsidRDefault="00E36F4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61" w:type="pct"/>
            <w:vAlign w:val="center"/>
          </w:tcPr>
          <w:p w14:paraId="6FEB3FE7" w14:textId="77777777" w:rsidR="00893D4C" w:rsidRDefault="00E36F4B">
            <w:pPr>
              <w:jc w:val="center"/>
            </w:pPr>
            <w:r>
              <w:rPr>
                <w:rFonts w:hint="eastAsia"/>
              </w:rPr>
              <w:t>导航台车</w:t>
            </w:r>
          </w:p>
        </w:tc>
        <w:tc>
          <w:tcPr>
            <w:tcW w:w="2047" w:type="pct"/>
            <w:vAlign w:val="center"/>
          </w:tcPr>
          <w:p w14:paraId="2EFF61E0" w14:textId="77777777" w:rsidR="00893D4C" w:rsidRDefault="00E36F4B">
            <w:r>
              <w:rPr>
                <w:rFonts w:hint="eastAsia"/>
              </w:rPr>
              <w:t>配置双目相机、主机和显示器的台车</w:t>
            </w:r>
          </w:p>
        </w:tc>
        <w:tc>
          <w:tcPr>
            <w:tcW w:w="1250" w:type="pct"/>
            <w:vAlign w:val="center"/>
          </w:tcPr>
          <w:p w14:paraId="165AAA04" w14:textId="77777777" w:rsidR="00893D4C" w:rsidRDefault="00893D4C"/>
        </w:tc>
      </w:tr>
      <w:tr w:rsidR="00893D4C" w14:paraId="45DF2953" w14:textId="77777777">
        <w:tc>
          <w:tcPr>
            <w:tcW w:w="440" w:type="pct"/>
            <w:vAlign w:val="center"/>
          </w:tcPr>
          <w:p w14:paraId="3BD6286F" w14:textId="77777777" w:rsidR="00893D4C" w:rsidRDefault="00E36F4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61" w:type="pct"/>
            <w:vAlign w:val="center"/>
          </w:tcPr>
          <w:p w14:paraId="21DA018B" w14:textId="77777777" w:rsidR="00893D4C" w:rsidRDefault="00E36F4B">
            <w:pPr>
              <w:jc w:val="center"/>
            </w:pPr>
            <w:r>
              <w:rPr>
                <w:rFonts w:hint="eastAsia"/>
              </w:rPr>
              <w:t>执行台车</w:t>
            </w:r>
          </w:p>
        </w:tc>
        <w:tc>
          <w:tcPr>
            <w:tcW w:w="2047" w:type="pct"/>
            <w:vAlign w:val="center"/>
          </w:tcPr>
          <w:p w14:paraId="4379F575" w14:textId="77777777" w:rsidR="00893D4C" w:rsidRDefault="00E36F4B">
            <w:r>
              <w:rPr>
                <w:rFonts w:hint="eastAsia"/>
              </w:rPr>
              <w:t>配置机械臂的台车</w:t>
            </w:r>
          </w:p>
        </w:tc>
        <w:tc>
          <w:tcPr>
            <w:tcW w:w="1250" w:type="pct"/>
            <w:vAlign w:val="center"/>
          </w:tcPr>
          <w:p w14:paraId="38CA59AE" w14:textId="77777777" w:rsidR="00893D4C" w:rsidRDefault="00893D4C"/>
        </w:tc>
      </w:tr>
      <w:tr w:rsidR="00893D4C" w14:paraId="5F9167FD" w14:textId="77777777">
        <w:tc>
          <w:tcPr>
            <w:tcW w:w="440" w:type="pct"/>
            <w:vAlign w:val="center"/>
          </w:tcPr>
          <w:p w14:paraId="1D412913" w14:textId="77777777" w:rsidR="00893D4C" w:rsidRDefault="00E36F4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61" w:type="pct"/>
            <w:vAlign w:val="center"/>
          </w:tcPr>
          <w:p w14:paraId="67D18229" w14:textId="77777777" w:rsidR="00893D4C" w:rsidRDefault="00E36F4B">
            <w:pPr>
              <w:jc w:val="center"/>
            </w:pPr>
            <w:r>
              <w:rPr>
                <w:rFonts w:hint="eastAsia"/>
              </w:rPr>
              <w:t>操作台车</w:t>
            </w:r>
          </w:p>
        </w:tc>
        <w:tc>
          <w:tcPr>
            <w:tcW w:w="2047" w:type="pct"/>
            <w:vAlign w:val="center"/>
          </w:tcPr>
          <w:p w14:paraId="6B7B4AF0" w14:textId="77777777" w:rsidR="00893D4C" w:rsidRDefault="00E36F4B">
            <w:r>
              <w:rPr>
                <w:rFonts w:hint="eastAsia"/>
              </w:rPr>
              <w:t>配置显示器及键盘鼠标的台车</w:t>
            </w:r>
          </w:p>
        </w:tc>
        <w:tc>
          <w:tcPr>
            <w:tcW w:w="1250" w:type="pct"/>
            <w:vAlign w:val="center"/>
          </w:tcPr>
          <w:p w14:paraId="73F6D68A" w14:textId="77777777" w:rsidR="00893D4C" w:rsidRDefault="00893D4C"/>
        </w:tc>
      </w:tr>
      <w:tr w:rsidR="00893D4C" w14:paraId="3A76176B" w14:textId="77777777">
        <w:tc>
          <w:tcPr>
            <w:tcW w:w="440" w:type="pct"/>
            <w:vAlign w:val="center"/>
          </w:tcPr>
          <w:p w14:paraId="684F387D" w14:textId="77777777" w:rsidR="00893D4C" w:rsidRDefault="00E36F4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61" w:type="pct"/>
            <w:vAlign w:val="center"/>
          </w:tcPr>
          <w:p w14:paraId="4236FC9C" w14:textId="77777777" w:rsidR="00893D4C" w:rsidRDefault="00E36F4B">
            <w:pPr>
              <w:jc w:val="center"/>
            </w:pPr>
            <w:r>
              <w:rPr>
                <w:rFonts w:hint="eastAsia"/>
              </w:rPr>
              <w:t>双目相机</w:t>
            </w:r>
          </w:p>
        </w:tc>
        <w:tc>
          <w:tcPr>
            <w:tcW w:w="2047" w:type="pct"/>
            <w:vAlign w:val="center"/>
          </w:tcPr>
          <w:p w14:paraId="5285C769" w14:textId="77777777" w:rsidR="00893D4C" w:rsidRDefault="00E36F4B">
            <w:r>
              <w:rPr>
                <w:rFonts w:hint="eastAsia"/>
              </w:rPr>
              <w:t>双目红外光学相机</w:t>
            </w:r>
          </w:p>
        </w:tc>
        <w:tc>
          <w:tcPr>
            <w:tcW w:w="1250" w:type="pct"/>
            <w:vAlign w:val="center"/>
          </w:tcPr>
          <w:p w14:paraId="713FDFB5" w14:textId="77777777" w:rsidR="00893D4C" w:rsidRDefault="00893D4C"/>
        </w:tc>
      </w:tr>
      <w:tr w:rsidR="00893D4C" w14:paraId="2F0BB578" w14:textId="77777777">
        <w:tc>
          <w:tcPr>
            <w:tcW w:w="440" w:type="pct"/>
            <w:vAlign w:val="center"/>
          </w:tcPr>
          <w:p w14:paraId="5F6D36AA" w14:textId="77777777" w:rsidR="00893D4C" w:rsidRDefault="00E36F4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61" w:type="pct"/>
            <w:vAlign w:val="center"/>
          </w:tcPr>
          <w:p w14:paraId="7BD70CF1" w14:textId="77777777" w:rsidR="00893D4C" w:rsidRDefault="00E36F4B">
            <w:pPr>
              <w:jc w:val="center"/>
            </w:pPr>
            <w:r>
              <w:rPr>
                <w:rFonts w:hint="eastAsia"/>
              </w:rPr>
              <w:t>机械臂</w:t>
            </w:r>
          </w:p>
        </w:tc>
        <w:tc>
          <w:tcPr>
            <w:tcW w:w="2047" w:type="pct"/>
            <w:vAlign w:val="center"/>
          </w:tcPr>
          <w:p w14:paraId="04187D0E" w14:textId="77777777" w:rsidR="00893D4C" w:rsidRDefault="00E36F4B">
            <w:r>
              <w:rPr>
                <w:rFonts w:hint="eastAsia"/>
              </w:rPr>
              <w:t>UR</w:t>
            </w:r>
            <w:r>
              <w:rPr>
                <w:rFonts w:hint="eastAsia"/>
              </w:rPr>
              <w:t>协作机械手</w:t>
            </w:r>
          </w:p>
        </w:tc>
        <w:tc>
          <w:tcPr>
            <w:tcW w:w="1250" w:type="pct"/>
            <w:vAlign w:val="center"/>
          </w:tcPr>
          <w:p w14:paraId="3A822D2C" w14:textId="77777777" w:rsidR="00893D4C" w:rsidRDefault="00893D4C"/>
        </w:tc>
      </w:tr>
      <w:tr w:rsidR="00893D4C" w14:paraId="68CB3202" w14:textId="77777777">
        <w:tc>
          <w:tcPr>
            <w:tcW w:w="440" w:type="pct"/>
            <w:vAlign w:val="center"/>
          </w:tcPr>
          <w:p w14:paraId="6F3D972E" w14:textId="77777777" w:rsidR="00893D4C" w:rsidRDefault="00E36F4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61" w:type="pct"/>
            <w:vAlign w:val="center"/>
          </w:tcPr>
          <w:p w14:paraId="28DDB0B4" w14:textId="77777777" w:rsidR="00893D4C" w:rsidRDefault="00E36F4B">
            <w:pPr>
              <w:jc w:val="center"/>
            </w:pPr>
            <w:r>
              <w:rPr>
                <w:rFonts w:hint="eastAsia"/>
              </w:rPr>
              <w:t>末端控制器</w:t>
            </w:r>
          </w:p>
        </w:tc>
        <w:tc>
          <w:tcPr>
            <w:tcW w:w="2047" w:type="pct"/>
            <w:vAlign w:val="center"/>
          </w:tcPr>
          <w:p w14:paraId="5BD0BFEE" w14:textId="77777777" w:rsidR="00893D4C" w:rsidRDefault="00E36F4B">
            <w:r>
              <w:rPr>
                <w:rFonts w:hint="eastAsia"/>
              </w:rPr>
              <w:t>安装于机械臂末端，用于控制手术通道升降，并配有状态指示灯</w:t>
            </w:r>
          </w:p>
        </w:tc>
        <w:tc>
          <w:tcPr>
            <w:tcW w:w="1250" w:type="pct"/>
            <w:vAlign w:val="center"/>
          </w:tcPr>
          <w:p w14:paraId="726005CB" w14:textId="77777777" w:rsidR="00893D4C" w:rsidRDefault="00E36F4B">
            <w:r>
              <w:rPr>
                <w:rFonts w:hint="eastAsia"/>
              </w:rPr>
              <w:t>末端控制器和转接法兰，实际可以是一个组件。</w:t>
            </w:r>
          </w:p>
        </w:tc>
      </w:tr>
      <w:tr w:rsidR="00893D4C" w14:paraId="7EC164DE" w14:textId="77777777">
        <w:tc>
          <w:tcPr>
            <w:tcW w:w="440" w:type="pct"/>
            <w:vAlign w:val="center"/>
          </w:tcPr>
          <w:p w14:paraId="564A5AE8" w14:textId="77777777" w:rsidR="00893D4C" w:rsidRDefault="00E36F4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61" w:type="pct"/>
            <w:vAlign w:val="center"/>
          </w:tcPr>
          <w:p w14:paraId="7D8E4A7F" w14:textId="77777777" w:rsidR="00893D4C" w:rsidRDefault="00E36F4B">
            <w:pPr>
              <w:jc w:val="center"/>
            </w:pPr>
            <w:r>
              <w:rPr>
                <w:rFonts w:hint="eastAsia"/>
              </w:rPr>
              <w:t>转接法兰</w:t>
            </w:r>
          </w:p>
        </w:tc>
        <w:tc>
          <w:tcPr>
            <w:tcW w:w="2047" w:type="pct"/>
            <w:vAlign w:val="center"/>
          </w:tcPr>
          <w:p w14:paraId="56CCF0A2" w14:textId="77777777" w:rsidR="00893D4C" w:rsidRDefault="00E36F4B">
            <w:r>
              <w:rPr>
                <w:rFonts w:hint="eastAsia"/>
              </w:rPr>
              <w:t>机械臂与定位器之间转接的结构件</w:t>
            </w:r>
          </w:p>
        </w:tc>
        <w:tc>
          <w:tcPr>
            <w:tcW w:w="1250" w:type="pct"/>
            <w:vAlign w:val="center"/>
          </w:tcPr>
          <w:p w14:paraId="0F38527E" w14:textId="77777777" w:rsidR="00893D4C" w:rsidRDefault="00893D4C"/>
        </w:tc>
      </w:tr>
      <w:tr w:rsidR="00893D4C" w14:paraId="6F160D70" w14:textId="77777777">
        <w:tc>
          <w:tcPr>
            <w:tcW w:w="440" w:type="pct"/>
            <w:vAlign w:val="center"/>
          </w:tcPr>
          <w:p w14:paraId="5C478239" w14:textId="77777777" w:rsidR="00893D4C" w:rsidRDefault="00E36F4B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61" w:type="pct"/>
            <w:vAlign w:val="center"/>
          </w:tcPr>
          <w:p w14:paraId="3E5B9C00" w14:textId="77777777" w:rsidR="00893D4C" w:rsidRDefault="00E36F4B">
            <w:pPr>
              <w:jc w:val="center"/>
            </w:pPr>
            <w:r>
              <w:rPr>
                <w:rFonts w:hint="eastAsia"/>
              </w:rPr>
              <w:t>定位器</w:t>
            </w:r>
          </w:p>
        </w:tc>
        <w:tc>
          <w:tcPr>
            <w:tcW w:w="2047" w:type="pct"/>
            <w:vAlign w:val="center"/>
          </w:tcPr>
          <w:p w14:paraId="5B7C76ED" w14:textId="77777777" w:rsidR="00893D4C" w:rsidRDefault="00E36F4B">
            <w:r>
              <w:rPr>
                <w:rFonts w:hint="eastAsia"/>
              </w:rPr>
              <w:t>设有手术通道，用于手术定位与把持</w:t>
            </w:r>
          </w:p>
        </w:tc>
        <w:tc>
          <w:tcPr>
            <w:tcW w:w="1250" w:type="pct"/>
            <w:vAlign w:val="center"/>
          </w:tcPr>
          <w:p w14:paraId="50EB5483" w14:textId="77777777" w:rsidR="00893D4C" w:rsidRDefault="00893D4C"/>
        </w:tc>
      </w:tr>
      <w:tr w:rsidR="00893D4C" w14:paraId="4D11658C" w14:textId="77777777">
        <w:tc>
          <w:tcPr>
            <w:tcW w:w="440" w:type="pct"/>
            <w:vAlign w:val="center"/>
          </w:tcPr>
          <w:p w14:paraId="3C0E7873" w14:textId="77777777" w:rsidR="00893D4C" w:rsidRDefault="00E36F4B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61" w:type="pct"/>
            <w:vAlign w:val="center"/>
          </w:tcPr>
          <w:p w14:paraId="122FA9E0" w14:textId="77777777" w:rsidR="00893D4C" w:rsidRDefault="00E36F4B">
            <w:pPr>
              <w:jc w:val="center"/>
            </w:pPr>
            <w:r>
              <w:rPr>
                <w:rFonts w:hint="eastAsia"/>
              </w:rPr>
              <w:t>机械臂配准板</w:t>
            </w:r>
          </w:p>
        </w:tc>
        <w:tc>
          <w:tcPr>
            <w:tcW w:w="2047" w:type="pct"/>
            <w:vAlign w:val="center"/>
          </w:tcPr>
          <w:p w14:paraId="49949E89" w14:textId="77777777" w:rsidR="00893D4C" w:rsidRDefault="00E36F4B">
            <w:r>
              <w:rPr>
                <w:rFonts w:hint="eastAsia"/>
              </w:rPr>
              <w:t>固定于定位器上，用于图像配准</w:t>
            </w:r>
          </w:p>
        </w:tc>
        <w:tc>
          <w:tcPr>
            <w:tcW w:w="1250" w:type="pct"/>
            <w:vAlign w:val="center"/>
          </w:tcPr>
          <w:p w14:paraId="6592D565" w14:textId="77777777" w:rsidR="00893D4C" w:rsidRDefault="00893D4C"/>
        </w:tc>
      </w:tr>
      <w:tr w:rsidR="00893D4C" w14:paraId="544D62E6" w14:textId="77777777">
        <w:tc>
          <w:tcPr>
            <w:tcW w:w="440" w:type="pct"/>
            <w:vAlign w:val="center"/>
          </w:tcPr>
          <w:p w14:paraId="2F718E3E" w14:textId="77777777" w:rsidR="00893D4C" w:rsidRDefault="00E36F4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261" w:type="pct"/>
            <w:vAlign w:val="center"/>
          </w:tcPr>
          <w:p w14:paraId="326AA6F5" w14:textId="77777777" w:rsidR="00893D4C" w:rsidRDefault="00E36F4B">
            <w:pPr>
              <w:jc w:val="center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臂机配准板</w:t>
            </w:r>
          </w:p>
        </w:tc>
        <w:tc>
          <w:tcPr>
            <w:tcW w:w="2047" w:type="pct"/>
            <w:vAlign w:val="center"/>
          </w:tcPr>
          <w:p w14:paraId="4093D4F4" w14:textId="77777777" w:rsidR="00893D4C" w:rsidRDefault="00E36F4B">
            <w:r>
              <w:rPr>
                <w:rFonts w:hint="eastAsia"/>
              </w:rPr>
              <w:t>固定于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臂机上，用于图像配准，有影增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臂机配准板和平板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臂机配准板两种类型</w:t>
            </w:r>
          </w:p>
        </w:tc>
        <w:tc>
          <w:tcPr>
            <w:tcW w:w="1250" w:type="pct"/>
            <w:vAlign w:val="center"/>
          </w:tcPr>
          <w:p w14:paraId="025D6737" w14:textId="77777777" w:rsidR="00893D4C" w:rsidRDefault="00893D4C"/>
        </w:tc>
      </w:tr>
      <w:tr w:rsidR="00893D4C" w14:paraId="0C480166" w14:textId="77777777">
        <w:tc>
          <w:tcPr>
            <w:tcW w:w="440" w:type="pct"/>
            <w:vAlign w:val="center"/>
          </w:tcPr>
          <w:p w14:paraId="37D7FB0F" w14:textId="77777777" w:rsidR="00893D4C" w:rsidRDefault="00E36F4B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261" w:type="pct"/>
            <w:vAlign w:val="center"/>
          </w:tcPr>
          <w:p w14:paraId="73C72F56" w14:textId="77777777" w:rsidR="00893D4C" w:rsidRDefault="00E36F4B">
            <w:pPr>
              <w:jc w:val="center"/>
            </w:pPr>
            <w:r>
              <w:rPr>
                <w:rFonts w:hint="eastAsia"/>
              </w:rPr>
              <w:t>棘突夹</w:t>
            </w:r>
          </w:p>
        </w:tc>
        <w:tc>
          <w:tcPr>
            <w:tcW w:w="2047" w:type="pct"/>
            <w:vAlign w:val="center"/>
          </w:tcPr>
          <w:p w14:paraId="3B6FDB9F" w14:textId="77777777" w:rsidR="00893D4C" w:rsidRDefault="00E36F4B">
            <w:r>
              <w:rPr>
                <w:rFonts w:hint="eastAsia"/>
              </w:rPr>
              <w:t>可以夹持在患者棘突上，可在其上方安装患者示踪器</w:t>
            </w:r>
          </w:p>
        </w:tc>
        <w:tc>
          <w:tcPr>
            <w:tcW w:w="1250" w:type="pct"/>
            <w:vAlign w:val="center"/>
          </w:tcPr>
          <w:p w14:paraId="4D493376" w14:textId="77777777" w:rsidR="00893D4C" w:rsidRDefault="00893D4C"/>
        </w:tc>
      </w:tr>
      <w:tr w:rsidR="00893D4C" w14:paraId="45558071" w14:textId="77777777">
        <w:tc>
          <w:tcPr>
            <w:tcW w:w="440" w:type="pct"/>
            <w:vAlign w:val="center"/>
          </w:tcPr>
          <w:p w14:paraId="416A5D21" w14:textId="77777777" w:rsidR="00893D4C" w:rsidRDefault="00E36F4B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261" w:type="pct"/>
            <w:vAlign w:val="center"/>
          </w:tcPr>
          <w:p w14:paraId="288381DF" w14:textId="77777777" w:rsidR="00893D4C" w:rsidRDefault="00E36F4B">
            <w:pPr>
              <w:jc w:val="center"/>
            </w:pPr>
            <w:r>
              <w:rPr>
                <w:rFonts w:hint="eastAsia"/>
              </w:rPr>
              <w:t>患者示踪器</w:t>
            </w:r>
          </w:p>
        </w:tc>
        <w:tc>
          <w:tcPr>
            <w:tcW w:w="2047" w:type="pct"/>
            <w:vAlign w:val="center"/>
          </w:tcPr>
          <w:p w14:paraId="581A1B68" w14:textId="77777777" w:rsidR="00893D4C" w:rsidRDefault="00E36F4B">
            <w:r>
              <w:rPr>
                <w:rFonts w:hint="eastAsia"/>
              </w:rPr>
              <w:t>固定于患者身上的示踪器（比如通过</w:t>
            </w:r>
            <w:r>
              <w:rPr>
                <w:rFonts w:hint="eastAsia"/>
              </w:rPr>
              <w:lastRenderedPageBreak/>
              <w:t>棘突夹），用于跟踪患者体位</w:t>
            </w:r>
          </w:p>
        </w:tc>
        <w:tc>
          <w:tcPr>
            <w:tcW w:w="1250" w:type="pct"/>
            <w:vAlign w:val="center"/>
          </w:tcPr>
          <w:p w14:paraId="7C9A44FC" w14:textId="77777777" w:rsidR="00893D4C" w:rsidRDefault="00893D4C"/>
        </w:tc>
      </w:tr>
      <w:tr w:rsidR="00893D4C" w14:paraId="2773ADED" w14:textId="77777777">
        <w:tc>
          <w:tcPr>
            <w:tcW w:w="440" w:type="pct"/>
            <w:vAlign w:val="center"/>
          </w:tcPr>
          <w:p w14:paraId="7C2D437E" w14:textId="77777777" w:rsidR="00893D4C" w:rsidRDefault="00E36F4B">
            <w:pPr>
              <w:jc w:val="center"/>
            </w:pPr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1261" w:type="pct"/>
            <w:vAlign w:val="center"/>
          </w:tcPr>
          <w:p w14:paraId="6F832DCF" w14:textId="77777777" w:rsidR="00893D4C" w:rsidRDefault="00E36F4B">
            <w:pPr>
              <w:jc w:val="center"/>
            </w:pPr>
            <w:r>
              <w:rPr>
                <w:rFonts w:hint="eastAsia"/>
              </w:rPr>
              <w:t>探针</w:t>
            </w:r>
          </w:p>
        </w:tc>
        <w:tc>
          <w:tcPr>
            <w:tcW w:w="2047" w:type="pct"/>
            <w:vAlign w:val="center"/>
          </w:tcPr>
          <w:p w14:paraId="168153EA" w14:textId="77777777" w:rsidR="00893D4C" w:rsidRDefault="00E36F4B">
            <w:r>
              <w:rPr>
                <w:rFonts w:hint="eastAsia"/>
              </w:rPr>
              <w:t>针形结构，后端设有示踪器，用于定位器手术通道标定</w:t>
            </w:r>
          </w:p>
        </w:tc>
        <w:tc>
          <w:tcPr>
            <w:tcW w:w="1250" w:type="pct"/>
            <w:vAlign w:val="center"/>
          </w:tcPr>
          <w:p w14:paraId="7A7CF944" w14:textId="77777777" w:rsidR="00893D4C" w:rsidRDefault="00893D4C"/>
        </w:tc>
      </w:tr>
      <w:tr w:rsidR="00893D4C" w14:paraId="4CF29283" w14:textId="77777777">
        <w:tc>
          <w:tcPr>
            <w:tcW w:w="440" w:type="pct"/>
            <w:vAlign w:val="center"/>
          </w:tcPr>
          <w:p w14:paraId="1BE41945" w14:textId="77777777" w:rsidR="00893D4C" w:rsidRDefault="00E36F4B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261" w:type="pct"/>
            <w:vAlign w:val="center"/>
          </w:tcPr>
          <w:p w14:paraId="18AA1A13" w14:textId="77777777" w:rsidR="00893D4C" w:rsidRDefault="00E36F4B">
            <w:pPr>
              <w:jc w:val="center"/>
            </w:pPr>
            <w:r>
              <w:rPr>
                <w:rFonts w:hint="eastAsia"/>
              </w:rPr>
              <w:t>套筒</w:t>
            </w:r>
          </w:p>
        </w:tc>
        <w:tc>
          <w:tcPr>
            <w:tcW w:w="2047" w:type="pct"/>
            <w:vAlign w:val="center"/>
          </w:tcPr>
          <w:p w14:paraId="50B7129C" w14:textId="77777777" w:rsidR="00893D4C" w:rsidRDefault="00E36F4B">
            <w:r>
              <w:rPr>
                <w:rFonts w:hint="eastAsia"/>
              </w:rPr>
              <w:t>手术用套筒，置于定位器通道，用于手术置针时的导向和把持</w:t>
            </w:r>
          </w:p>
        </w:tc>
        <w:tc>
          <w:tcPr>
            <w:tcW w:w="1250" w:type="pct"/>
            <w:vAlign w:val="center"/>
          </w:tcPr>
          <w:p w14:paraId="1A51BDFF" w14:textId="77777777" w:rsidR="00893D4C" w:rsidRDefault="00893D4C"/>
        </w:tc>
      </w:tr>
      <w:tr w:rsidR="00893D4C" w14:paraId="557B5B9A" w14:textId="77777777">
        <w:tc>
          <w:tcPr>
            <w:tcW w:w="440" w:type="pct"/>
            <w:vAlign w:val="center"/>
          </w:tcPr>
          <w:p w14:paraId="10EB923F" w14:textId="77777777" w:rsidR="00893D4C" w:rsidRDefault="00E36F4B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261" w:type="pct"/>
            <w:vAlign w:val="center"/>
          </w:tcPr>
          <w:p w14:paraId="38562885" w14:textId="77777777" w:rsidR="00893D4C" w:rsidRDefault="00E36F4B">
            <w:pPr>
              <w:jc w:val="center"/>
            </w:pPr>
            <w:r>
              <w:rPr>
                <w:rFonts w:hint="eastAsia"/>
              </w:rPr>
              <w:t>器械标定工具</w:t>
            </w:r>
          </w:p>
        </w:tc>
        <w:tc>
          <w:tcPr>
            <w:tcW w:w="2047" w:type="pct"/>
            <w:vAlign w:val="center"/>
          </w:tcPr>
          <w:p w14:paraId="5C5D418B" w14:textId="77777777" w:rsidR="00893D4C" w:rsidRDefault="00E36F4B">
            <w:r>
              <w:rPr>
                <w:rFonts w:hint="eastAsia"/>
              </w:rPr>
              <w:t>用于标定探针及双目相机，其上设有示踪器</w:t>
            </w:r>
          </w:p>
        </w:tc>
        <w:tc>
          <w:tcPr>
            <w:tcW w:w="1250" w:type="pct"/>
            <w:vAlign w:val="center"/>
          </w:tcPr>
          <w:p w14:paraId="00A8596D" w14:textId="77777777" w:rsidR="00893D4C" w:rsidRDefault="00893D4C"/>
        </w:tc>
      </w:tr>
      <w:tr w:rsidR="00893D4C" w14:paraId="6F45B998" w14:textId="77777777">
        <w:tc>
          <w:tcPr>
            <w:tcW w:w="440" w:type="pct"/>
            <w:vAlign w:val="center"/>
          </w:tcPr>
          <w:p w14:paraId="7875F4D7" w14:textId="77777777" w:rsidR="00893D4C" w:rsidRDefault="00E36F4B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261" w:type="pct"/>
            <w:vAlign w:val="center"/>
          </w:tcPr>
          <w:p w14:paraId="603ED5DD" w14:textId="77777777" w:rsidR="00893D4C" w:rsidRDefault="00E36F4B">
            <w:pPr>
              <w:jc w:val="center"/>
            </w:pPr>
            <w:r>
              <w:rPr>
                <w:rFonts w:hint="eastAsia"/>
              </w:rPr>
              <w:t>机械臂无菌罩</w:t>
            </w:r>
          </w:p>
        </w:tc>
        <w:tc>
          <w:tcPr>
            <w:tcW w:w="2047" w:type="pct"/>
            <w:vAlign w:val="center"/>
          </w:tcPr>
          <w:p w14:paraId="659F5F91" w14:textId="77777777" w:rsidR="00893D4C" w:rsidRDefault="00E36F4B">
            <w:r>
              <w:rPr>
                <w:rFonts w:hint="eastAsia"/>
              </w:rPr>
              <w:t>用于机械臂无菌隔离，整体罩住机械臂及执行台车整体，一次性使用</w:t>
            </w:r>
          </w:p>
        </w:tc>
        <w:tc>
          <w:tcPr>
            <w:tcW w:w="1250" w:type="pct"/>
            <w:vAlign w:val="center"/>
          </w:tcPr>
          <w:p w14:paraId="2E22272D" w14:textId="77777777" w:rsidR="00893D4C" w:rsidRDefault="00893D4C"/>
        </w:tc>
      </w:tr>
      <w:tr w:rsidR="00893D4C" w14:paraId="4A6014E6" w14:textId="77777777">
        <w:tc>
          <w:tcPr>
            <w:tcW w:w="440" w:type="pct"/>
            <w:vAlign w:val="center"/>
          </w:tcPr>
          <w:p w14:paraId="60EDEAA9" w14:textId="77777777" w:rsidR="00893D4C" w:rsidRDefault="00E36F4B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261" w:type="pct"/>
            <w:vAlign w:val="center"/>
          </w:tcPr>
          <w:p w14:paraId="22504BB5" w14:textId="77777777" w:rsidR="00893D4C" w:rsidRDefault="00E36F4B">
            <w:pPr>
              <w:jc w:val="center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臂机无菌罩</w:t>
            </w:r>
          </w:p>
        </w:tc>
        <w:tc>
          <w:tcPr>
            <w:tcW w:w="2047" w:type="pct"/>
            <w:vAlign w:val="center"/>
          </w:tcPr>
          <w:p w14:paraId="7D753152" w14:textId="77777777" w:rsidR="00893D4C" w:rsidRDefault="00E36F4B"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臂机无菌隔离，罩住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臂机的接收端，一次性使用</w:t>
            </w:r>
          </w:p>
        </w:tc>
        <w:tc>
          <w:tcPr>
            <w:tcW w:w="1250" w:type="pct"/>
            <w:vAlign w:val="center"/>
          </w:tcPr>
          <w:p w14:paraId="13F21D70" w14:textId="77777777" w:rsidR="00893D4C" w:rsidRDefault="00893D4C"/>
        </w:tc>
      </w:tr>
      <w:tr w:rsidR="00893D4C" w14:paraId="4C7A773D" w14:textId="77777777">
        <w:tc>
          <w:tcPr>
            <w:tcW w:w="440" w:type="pct"/>
            <w:vAlign w:val="center"/>
          </w:tcPr>
          <w:p w14:paraId="630E92C5" w14:textId="77777777" w:rsidR="00893D4C" w:rsidRDefault="00E36F4B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261" w:type="pct"/>
            <w:vAlign w:val="center"/>
          </w:tcPr>
          <w:p w14:paraId="412179E4" w14:textId="77777777" w:rsidR="00893D4C" w:rsidRDefault="00E36F4B">
            <w:pPr>
              <w:jc w:val="center"/>
            </w:pPr>
            <w:r>
              <w:rPr>
                <w:rFonts w:hint="eastAsia"/>
              </w:rPr>
              <w:t>消毒盒</w:t>
            </w:r>
          </w:p>
        </w:tc>
        <w:tc>
          <w:tcPr>
            <w:tcW w:w="2047" w:type="pct"/>
            <w:vAlign w:val="center"/>
          </w:tcPr>
          <w:p w14:paraId="3C4DF000" w14:textId="77777777" w:rsidR="00893D4C" w:rsidRDefault="00E36F4B">
            <w:r>
              <w:rPr>
                <w:rFonts w:hint="eastAsia"/>
              </w:rPr>
              <w:t>用于上述非一次性使用器械的收纳及消毒灭菌</w:t>
            </w:r>
          </w:p>
        </w:tc>
        <w:tc>
          <w:tcPr>
            <w:tcW w:w="1250" w:type="pct"/>
            <w:vAlign w:val="center"/>
          </w:tcPr>
          <w:p w14:paraId="14FD177B" w14:textId="77777777" w:rsidR="00893D4C" w:rsidRDefault="00893D4C"/>
        </w:tc>
      </w:tr>
    </w:tbl>
    <w:p w14:paraId="113D49C9" w14:textId="77777777" w:rsidR="00893D4C" w:rsidRDefault="00893D4C"/>
    <w:p w14:paraId="774469B3" w14:textId="77777777" w:rsidR="00893D4C" w:rsidRDefault="00E36F4B">
      <w:pPr>
        <w:pStyle w:val="1"/>
      </w:pPr>
      <w:bookmarkStart w:id="17" w:name="_Toc8224"/>
      <w:r>
        <w:rPr>
          <w:rFonts w:hint="eastAsia"/>
        </w:rPr>
        <w:t>产品设计需求</w:t>
      </w:r>
      <w:bookmarkEnd w:id="17"/>
    </w:p>
    <w:p w14:paraId="1697F563" w14:textId="47250A06" w:rsidR="00893D4C" w:rsidRDefault="00E36F4B">
      <w:pPr>
        <w:ind w:firstLineChars="200" w:firstLine="420"/>
      </w:pPr>
      <w:r>
        <w:rPr>
          <w:rFonts w:hint="eastAsia"/>
        </w:rPr>
        <w:t>以下设计需求来源于《</w:t>
      </w:r>
      <w:del w:id="18" w:author="chenxia" w:date="2023-11-06T15:32:00Z">
        <w:r w:rsidDel="009867A2">
          <w:rPr>
            <w:rFonts w:hint="eastAsia"/>
          </w:rPr>
          <w:delText>MS-002</w:delText>
        </w:r>
      </w:del>
      <w:ins w:id="19" w:author="chenxia" w:date="2023-11-06T15:32:00Z">
        <w:r w:rsidR="009867A2">
          <w:rPr>
            <w:rFonts w:hint="eastAsia"/>
          </w:rPr>
          <w:t>MS-002P</w:t>
        </w:r>
      </w:ins>
      <w:r>
        <w:rPr>
          <w:rFonts w:hint="eastAsia"/>
        </w:rPr>
        <w:t>技术需求说明书》。</w:t>
      </w:r>
    </w:p>
    <w:p w14:paraId="5EAD8618" w14:textId="77777777" w:rsidR="00893D4C" w:rsidRDefault="00E36F4B">
      <w:pPr>
        <w:pStyle w:val="2"/>
      </w:pPr>
      <w:bookmarkStart w:id="20" w:name="_Toc6627"/>
      <w:bookmarkStart w:id="21" w:name="_Toc11730"/>
      <w:r>
        <w:rPr>
          <w:rFonts w:hint="eastAsia"/>
        </w:rPr>
        <w:t>产品性能需求</w:t>
      </w:r>
      <w:bookmarkEnd w:id="20"/>
      <w:bookmarkEnd w:id="21"/>
    </w:p>
    <w:p w14:paraId="41FE2A39" w14:textId="77777777" w:rsidR="00893D4C" w:rsidRDefault="00E36F4B">
      <w:pPr>
        <w:ind w:firstLineChars="200" w:firstLine="420"/>
      </w:pPr>
      <w:r>
        <w:rPr>
          <w:rFonts w:hint="eastAsia"/>
        </w:rPr>
        <w:t>产品的性能需求如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_Ref18981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t>表</w:t>
      </w:r>
      <w:r>
        <w:t xml:space="preserve"> 2</w:t>
      </w:r>
      <w:r>
        <w:rPr>
          <w:rFonts w:hint="eastAsia"/>
        </w:rPr>
        <w:fldChar w:fldCharType="end"/>
      </w:r>
      <w:r>
        <w:rPr>
          <w:rFonts w:hint="eastAsia"/>
        </w:rPr>
        <w:t>所示，由产品性能需求可知，产品的性能主要由机械臂、光学跟踪系统、</w:t>
      </w:r>
      <w:r>
        <w:rPr>
          <w:rFonts w:hint="eastAsia"/>
        </w:rPr>
        <w:t>UPS</w:t>
      </w:r>
      <w:r>
        <w:rPr>
          <w:rFonts w:hint="eastAsia"/>
        </w:rPr>
        <w:t>和电脑主机等决定。</w:t>
      </w:r>
    </w:p>
    <w:p w14:paraId="4EA6AEF0" w14:textId="77777777" w:rsidR="00893D4C" w:rsidRDefault="00E36F4B">
      <w:pPr>
        <w:pStyle w:val="a5"/>
        <w:jc w:val="center"/>
        <w:rPr>
          <w:rFonts w:eastAsia="宋体"/>
        </w:rPr>
      </w:pPr>
      <w:bookmarkStart w:id="22" w:name="_Ref18981"/>
      <w:bookmarkStart w:id="23" w:name="_Ref18948"/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bookmarkEnd w:id="22"/>
      <w:r>
        <w:rPr>
          <w:rFonts w:hint="eastAsia"/>
        </w:rPr>
        <w:t>产品性能需求表</w:t>
      </w:r>
      <w:bookmarkEnd w:id="2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55"/>
        <w:gridCol w:w="1274"/>
        <w:gridCol w:w="3713"/>
        <w:gridCol w:w="2380"/>
      </w:tblGrid>
      <w:tr w:rsidR="00893D4C" w14:paraId="6A1EA406" w14:textId="77777777">
        <w:trPr>
          <w:trHeight w:val="468"/>
        </w:trPr>
        <w:tc>
          <w:tcPr>
            <w:tcW w:w="1155" w:type="dxa"/>
            <w:vAlign w:val="center"/>
          </w:tcPr>
          <w:p w14:paraId="6B920C0B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274" w:type="dxa"/>
            <w:vAlign w:val="center"/>
          </w:tcPr>
          <w:p w14:paraId="5CE5008C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3713" w:type="dxa"/>
            <w:vAlign w:val="center"/>
          </w:tcPr>
          <w:p w14:paraId="5852F31E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性能需求</w:t>
            </w:r>
          </w:p>
        </w:tc>
        <w:tc>
          <w:tcPr>
            <w:tcW w:w="2380" w:type="dxa"/>
            <w:vAlign w:val="center"/>
          </w:tcPr>
          <w:p w14:paraId="0145B432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实现方式和说明</w:t>
            </w:r>
          </w:p>
        </w:tc>
      </w:tr>
      <w:tr w:rsidR="00893D4C" w14:paraId="30570AE5" w14:textId="77777777">
        <w:tc>
          <w:tcPr>
            <w:tcW w:w="1155" w:type="dxa"/>
            <w:vMerge w:val="restart"/>
            <w:vAlign w:val="center"/>
          </w:tcPr>
          <w:p w14:paraId="34876D6C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  <w:r>
              <w:rPr>
                <w:rFonts w:hint="eastAsia"/>
              </w:rPr>
              <w:t>整机性能</w:t>
            </w:r>
          </w:p>
        </w:tc>
        <w:tc>
          <w:tcPr>
            <w:tcW w:w="1274" w:type="dxa"/>
            <w:vAlign w:val="center"/>
          </w:tcPr>
          <w:p w14:paraId="4A7D951C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PR0101</w:t>
            </w:r>
          </w:p>
        </w:tc>
        <w:tc>
          <w:tcPr>
            <w:tcW w:w="3713" w:type="dxa"/>
            <w:vAlign w:val="center"/>
          </w:tcPr>
          <w:p w14:paraId="4ECE3AF2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系统临床精度≤</w:t>
            </w:r>
            <w:r>
              <w:rPr>
                <w:rFonts w:hint="eastAsia"/>
              </w:rPr>
              <w:t>1.5mm</w:t>
            </w:r>
          </w:p>
        </w:tc>
        <w:tc>
          <w:tcPr>
            <w:tcW w:w="2380" w:type="dxa"/>
            <w:vAlign w:val="center"/>
          </w:tcPr>
          <w:p w14:paraId="58B845B5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机械臂选型</w:t>
            </w:r>
          </w:p>
        </w:tc>
      </w:tr>
      <w:tr w:rsidR="00893D4C" w14:paraId="76A16F59" w14:textId="77777777">
        <w:tc>
          <w:tcPr>
            <w:tcW w:w="1155" w:type="dxa"/>
            <w:vMerge/>
            <w:vAlign w:val="center"/>
          </w:tcPr>
          <w:p w14:paraId="1649BA60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257FBDC8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PR0102</w:t>
            </w:r>
          </w:p>
        </w:tc>
        <w:tc>
          <w:tcPr>
            <w:tcW w:w="3713" w:type="dxa"/>
            <w:vAlign w:val="center"/>
          </w:tcPr>
          <w:p w14:paraId="30A07162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UPS</w:t>
            </w:r>
            <w:r>
              <w:rPr>
                <w:rFonts w:hint="eastAsia"/>
              </w:rPr>
              <w:t>供电持续工作≥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分钟</w:t>
            </w:r>
          </w:p>
        </w:tc>
        <w:tc>
          <w:tcPr>
            <w:tcW w:w="2380" w:type="dxa"/>
            <w:vAlign w:val="center"/>
          </w:tcPr>
          <w:p w14:paraId="162A7A45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UPS</w:t>
            </w:r>
            <w:r>
              <w:rPr>
                <w:rFonts w:hint="eastAsia"/>
              </w:rPr>
              <w:t>选型，选择符合要求的</w:t>
            </w:r>
            <w:r>
              <w:rPr>
                <w:rFonts w:hint="eastAsia"/>
              </w:rPr>
              <w:t>UPS</w:t>
            </w:r>
            <w:r>
              <w:rPr>
                <w:rFonts w:hint="eastAsia"/>
              </w:rPr>
              <w:t>。</w:t>
            </w:r>
          </w:p>
        </w:tc>
      </w:tr>
      <w:tr w:rsidR="00893D4C" w14:paraId="61BE9F68" w14:textId="77777777">
        <w:tc>
          <w:tcPr>
            <w:tcW w:w="1155" w:type="dxa"/>
            <w:vMerge w:val="restart"/>
            <w:vAlign w:val="center"/>
          </w:tcPr>
          <w:p w14:paraId="2A3991B5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  <w:r>
              <w:rPr>
                <w:rFonts w:hint="eastAsia"/>
              </w:rPr>
              <w:t>定位系统</w:t>
            </w:r>
          </w:p>
        </w:tc>
        <w:tc>
          <w:tcPr>
            <w:tcW w:w="1274" w:type="dxa"/>
            <w:vAlign w:val="center"/>
          </w:tcPr>
          <w:p w14:paraId="7D97A7A3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PR0201</w:t>
            </w:r>
          </w:p>
        </w:tc>
        <w:tc>
          <w:tcPr>
            <w:tcW w:w="3713" w:type="dxa"/>
            <w:vAlign w:val="center"/>
          </w:tcPr>
          <w:p w14:paraId="3E072515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机械臂自由度≥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自由度</w:t>
            </w:r>
          </w:p>
        </w:tc>
        <w:tc>
          <w:tcPr>
            <w:tcW w:w="2380" w:type="dxa"/>
            <w:vMerge w:val="restart"/>
            <w:vAlign w:val="center"/>
          </w:tcPr>
          <w:p w14:paraId="33265CB0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机械臂选型，选择</w:t>
            </w:r>
            <w:r>
              <w:rPr>
                <w:rFonts w:hint="eastAsia"/>
              </w:rPr>
              <w:t>UR5e</w:t>
            </w:r>
            <w:r>
              <w:rPr>
                <w:rFonts w:hint="eastAsia"/>
              </w:rPr>
              <w:t>机械臂，符合参数要求</w:t>
            </w:r>
          </w:p>
        </w:tc>
      </w:tr>
      <w:tr w:rsidR="00893D4C" w14:paraId="06E75B31" w14:textId="77777777">
        <w:tc>
          <w:tcPr>
            <w:tcW w:w="1155" w:type="dxa"/>
            <w:vMerge/>
            <w:vAlign w:val="center"/>
          </w:tcPr>
          <w:p w14:paraId="68F63FF5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4A00786A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PR0202</w:t>
            </w:r>
          </w:p>
        </w:tc>
        <w:tc>
          <w:tcPr>
            <w:tcW w:w="3713" w:type="dxa"/>
            <w:vAlign w:val="center"/>
          </w:tcPr>
          <w:p w14:paraId="0F184F41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机械臂各关节活动范围≥</w:t>
            </w:r>
            <w:r>
              <w:rPr>
                <w:rFonts w:cs="Arial" w:hint="eastAsia"/>
              </w:rPr>
              <w:t>360</w:t>
            </w:r>
            <w:r>
              <w:rPr>
                <w:rFonts w:cs="Arial" w:hint="eastAsia"/>
              </w:rPr>
              <w:t>度</w:t>
            </w:r>
          </w:p>
        </w:tc>
        <w:tc>
          <w:tcPr>
            <w:tcW w:w="2380" w:type="dxa"/>
            <w:vMerge/>
            <w:vAlign w:val="center"/>
          </w:tcPr>
          <w:p w14:paraId="32A534CD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04930AD5" w14:textId="77777777">
        <w:tc>
          <w:tcPr>
            <w:tcW w:w="1155" w:type="dxa"/>
            <w:vMerge/>
            <w:vAlign w:val="center"/>
          </w:tcPr>
          <w:p w14:paraId="74A21B8C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0A07C545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PR0203</w:t>
            </w:r>
          </w:p>
        </w:tc>
        <w:tc>
          <w:tcPr>
            <w:tcW w:w="3713" w:type="dxa"/>
            <w:vAlign w:val="center"/>
          </w:tcPr>
          <w:p w14:paraId="6727A1D6" w14:textId="77777777" w:rsidR="00893D4C" w:rsidRDefault="00E36F4B">
            <w:pPr>
              <w:widowControl/>
              <w:adjustRightInd w:val="0"/>
              <w:snapToGrid w:val="0"/>
              <w:spacing w:line="288" w:lineRule="auto"/>
              <w:jc w:val="left"/>
            </w:pPr>
            <w:r>
              <w:rPr>
                <w:rFonts w:hint="eastAsia"/>
              </w:rPr>
              <w:t>机械臂有效功能半径≥</w:t>
            </w:r>
            <w:r>
              <w:rPr>
                <w:rFonts w:hint="eastAsia"/>
              </w:rPr>
              <w:t>850mm</w:t>
            </w:r>
          </w:p>
        </w:tc>
        <w:tc>
          <w:tcPr>
            <w:tcW w:w="2380" w:type="dxa"/>
            <w:vMerge/>
            <w:vAlign w:val="center"/>
          </w:tcPr>
          <w:p w14:paraId="76786A4D" w14:textId="77777777" w:rsidR="00893D4C" w:rsidRDefault="00893D4C">
            <w:pPr>
              <w:widowControl/>
              <w:adjustRightInd w:val="0"/>
              <w:snapToGrid w:val="0"/>
              <w:spacing w:line="288" w:lineRule="auto"/>
              <w:jc w:val="left"/>
            </w:pPr>
          </w:p>
        </w:tc>
      </w:tr>
      <w:tr w:rsidR="00893D4C" w14:paraId="397569B8" w14:textId="77777777">
        <w:tc>
          <w:tcPr>
            <w:tcW w:w="1155" w:type="dxa"/>
            <w:vMerge/>
            <w:vAlign w:val="center"/>
          </w:tcPr>
          <w:p w14:paraId="18132E6D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32E8C30C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PR0204</w:t>
            </w:r>
          </w:p>
        </w:tc>
        <w:tc>
          <w:tcPr>
            <w:tcW w:w="3713" w:type="dxa"/>
            <w:vAlign w:val="center"/>
          </w:tcPr>
          <w:p w14:paraId="268F66B9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机械臂末端示踪范围</w:t>
            </w:r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度</w:t>
            </w:r>
          </w:p>
        </w:tc>
        <w:tc>
          <w:tcPr>
            <w:tcW w:w="2380" w:type="dxa"/>
            <w:vMerge/>
            <w:vAlign w:val="center"/>
          </w:tcPr>
          <w:p w14:paraId="666485FF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19798AA9" w14:textId="77777777">
        <w:tc>
          <w:tcPr>
            <w:tcW w:w="1155" w:type="dxa"/>
            <w:vMerge/>
            <w:vAlign w:val="center"/>
          </w:tcPr>
          <w:p w14:paraId="686588C4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1A3CA7A3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PR0205</w:t>
            </w:r>
          </w:p>
        </w:tc>
        <w:tc>
          <w:tcPr>
            <w:tcW w:w="3713" w:type="dxa"/>
            <w:vAlign w:val="center"/>
          </w:tcPr>
          <w:p w14:paraId="23F7E94A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机械臂具有主动和被动双控制模式</w:t>
            </w:r>
          </w:p>
        </w:tc>
        <w:tc>
          <w:tcPr>
            <w:tcW w:w="2380" w:type="dxa"/>
            <w:vMerge/>
            <w:vAlign w:val="center"/>
          </w:tcPr>
          <w:p w14:paraId="78BD83E3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47CF528D" w14:textId="77777777">
        <w:tc>
          <w:tcPr>
            <w:tcW w:w="1155" w:type="dxa"/>
            <w:vMerge w:val="restart"/>
            <w:vAlign w:val="center"/>
          </w:tcPr>
          <w:p w14:paraId="66C93E26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  <w:r>
              <w:rPr>
                <w:rFonts w:hint="eastAsia"/>
              </w:rPr>
              <w:t>光学跟踪</w:t>
            </w:r>
            <w:r>
              <w:rPr>
                <w:rFonts w:hint="eastAsia"/>
              </w:rPr>
              <w:lastRenderedPageBreak/>
              <w:t>系统</w:t>
            </w:r>
          </w:p>
        </w:tc>
        <w:tc>
          <w:tcPr>
            <w:tcW w:w="1274" w:type="dxa"/>
            <w:vAlign w:val="center"/>
          </w:tcPr>
          <w:p w14:paraId="51621FF4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lastRenderedPageBreak/>
              <w:t>PR0301</w:t>
            </w:r>
          </w:p>
        </w:tc>
        <w:tc>
          <w:tcPr>
            <w:tcW w:w="3713" w:type="dxa"/>
            <w:vAlign w:val="center"/>
          </w:tcPr>
          <w:p w14:paraId="3C70BFEA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精度≤</w:t>
            </w:r>
            <w:r>
              <w:rPr>
                <w:rFonts w:hint="eastAsia"/>
              </w:rPr>
              <w:t>0.25mm</w:t>
            </w:r>
          </w:p>
        </w:tc>
        <w:tc>
          <w:tcPr>
            <w:tcW w:w="2380" w:type="dxa"/>
            <w:vMerge w:val="restart"/>
            <w:vAlign w:val="center"/>
          </w:tcPr>
          <w:p w14:paraId="4C7F398A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双目相机选型，选择</w:t>
            </w:r>
            <w:r>
              <w:rPr>
                <w:rFonts w:hint="eastAsia"/>
              </w:rPr>
              <w:t>NDI</w:t>
            </w:r>
            <w:r>
              <w:rPr>
                <w:rFonts w:hint="eastAsia"/>
              </w:rPr>
              <w:lastRenderedPageBreak/>
              <w:t>双目相机，符合参数要求</w:t>
            </w:r>
          </w:p>
        </w:tc>
      </w:tr>
      <w:tr w:rsidR="00893D4C" w14:paraId="148DF279" w14:textId="77777777">
        <w:tc>
          <w:tcPr>
            <w:tcW w:w="1155" w:type="dxa"/>
            <w:vMerge/>
            <w:vAlign w:val="center"/>
          </w:tcPr>
          <w:p w14:paraId="779EC8E1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218D61E4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PR0302</w:t>
            </w:r>
          </w:p>
        </w:tc>
        <w:tc>
          <w:tcPr>
            <w:tcW w:w="3713" w:type="dxa"/>
            <w:vAlign w:val="center"/>
          </w:tcPr>
          <w:p w14:paraId="47F12EEF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定位激光功率≥</w:t>
            </w:r>
            <w:r>
              <w:rPr>
                <w:rFonts w:hint="eastAsia"/>
              </w:rPr>
              <w:t>1mW</w:t>
            </w:r>
          </w:p>
        </w:tc>
        <w:tc>
          <w:tcPr>
            <w:tcW w:w="2380" w:type="dxa"/>
            <w:vMerge/>
            <w:vAlign w:val="center"/>
          </w:tcPr>
          <w:p w14:paraId="0AA26F21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1F2F76BC" w14:textId="77777777">
        <w:tc>
          <w:tcPr>
            <w:tcW w:w="1155" w:type="dxa"/>
            <w:vMerge/>
            <w:vAlign w:val="center"/>
          </w:tcPr>
          <w:p w14:paraId="249BC940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0784660F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PR0303</w:t>
            </w:r>
          </w:p>
        </w:tc>
        <w:tc>
          <w:tcPr>
            <w:tcW w:w="3713" w:type="dxa"/>
            <w:vAlign w:val="center"/>
          </w:tcPr>
          <w:p w14:paraId="7D4BFDB3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最大刷新频率≥</w:t>
            </w:r>
            <w:r>
              <w:rPr>
                <w:rFonts w:hint="eastAsia"/>
              </w:rPr>
              <w:t>60Hz</w:t>
            </w:r>
          </w:p>
        </w:tc>
        <w:tc>
          <w:tcPr>
            <w:tcW w:w="2380" w:type="dxa"/>
            <w:vMerge/>
            <w:vAlign w:val="center"/>
          </w:tcPr>
          <w:p w14:paraId="6750BB54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1C0004F4" w14:textId="77777777">
        <w:tc>
          <w:tcPr>
            <w:tcW w:w="1155" w:type="dxa"/>
            <w:vMerge/>
            <w:vAlign w:val="center"/>
          </w:tcPr>
          <w:p w14:paraId="7AEACF61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1D22A836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PR0304</w:t>
            </w:r>
          </w:p>
        </w:tc>
        <w:tc>
          <w:tcPr>
            <w:tcW w:w="3713" w:type="dxa"/>
            <w:vAlign w:val="center"/>
          </w:tcPr>
          <w:p w14:paraId="559BEFB7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光学跟踪相机重量≤</w:t>
            </w:r>
            <w:r>
              <w:rPr>
                <w:rFonts w:hint="eastAsia"/>
              </w:rPr>
              <w:t>1.7Kg</w:t>
            </w:r>
          </w:p>
        </w:tc>
        <w:tc>
          <w:tcPr>
            <w:tcW w:w="2380" w:type="dxa"/>
            <w:vMerge/>
            <w:vAlign w:val="center"/>
          </w:tcPr>
          <w:p w14:paraId="5A481FFD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651DAD49" w14:textId="77777777">
        <w:tc>
          <w:tcPr>
            <w:tcW w:w="1155" w:type="dxa"/>
            <w:vMerge/>
            <w:vAlign w:val="center"/>
          </w:tcPr>
          <w:p w14:paraId="47CAC887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497BAC3F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PR0305</w:t>
            </w:r>
          </w:p>
        </w:tc>
        <w:tc>
          <w:tcPr>
            <w:tcW w:w="3713" w:type="dxa"/>
            <w:vAlign w:val="center"/>
          </w:tcPr>
          <w:p w14:paraId="288BD87C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视场范围纵向范围</w:t>
            </w:r>
            <w:r>
              <w:rPr>
                <w:rFonts w:hint="eastAsia"/>
              </w:rPr>
              <w:t>950mm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3000mm</w:t>
            </w:r>
            <w:r>
              <w:rPr>
                <w:rFonts w:hint="eastAsia"/>
              </w:rPr>
              <w:t>，</w:t>
            </w:r>
          </w:p>
          <w:p w14:paraId="17FCE098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横向范围</w:t>
            </w:r>
            <w:r>
              <w:rPr>
                <w:rFonts w:hint="eastAsia"/>
              </w:rPr>
              <w:t xml:space="preserve">480mm*448mm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1856mm*1470mm</w:t>
            </w:r>
          </w:p>
        </w:tc>
        <w:tc>
          <w:tcPr>
            <w:tcW w:w="2380" w:type="dxa"/>
            <w:vMerge/>
            <w:vAlign w:val="center"/>
          </w:tcPr>
          <w:p w14:paraId="5B40EF00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084A6D7D" w14:textId="77777777">
        <w:tc>
          <w:tcPr>
            <w:tcW w:w="1155" w:type="dxa"/>
            <w:vMerge w:val="restart"/>
            <w:vAlign w:val="center"/>
          </w:tcPr>
          <w:p w14:paraId="3E8DC500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  <w:r>
              <w:rPr>
                <w:rFonts w:hint="eastAsia"/>
              </w:rPr>
              <w:t>主控系统</w:t>
            </w:r>
          </w:p>
        </w:tc>
        <w:tc>
          <w:tcPr>
            <w:tcW w:w="1274" w:type="dxa"/>
            <w:vAlign w:val="center"/>
          </w:tcPr>
          <w:p w14:paraId="5FCB7806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PR0401</w:t>
            </w:r>
          </w:p>
        </w:tc>
        <w:tc>
          <w:tcPr>
            <w:tcW w:w="3713" w:type="dxa"/>
            <w:vAlign w:val="center"/>
          </w:tcPr>
          <w:p w14:paraId="1BC87505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内存容量≥</w:t>
            </w:r>
            <w:r>
              <w:rPr>
                <w:rFonts w:hint="eastAsia"/>
              </w:rPr>
              <w:t>8GB</w:t>
            </w:r>
          </w:p>
        </w:tc>
        <w:tc>
          <w:tcPr>
            <w:tcW w:w="2380" w:type="dxa"/>
            <w:vMerge w:val="restart"/>
            <w:vAlign w:val="center"/>
          </w:tcPr>
          <w:p w14:paraId="743DF770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工作站选型，选择配置合适的工作站</w:t>
            </w:r>
          </w:p>
        </w:tc>
      </w:tr>
      <w:tr w:rsidR="00893D4C" w14:paraId="3CBB5A0F" w14:textId="77777777">
        <w:tc>
          <w:tcPr>
            <w:tcW w:w="1155" w:type="dxa"/>
            <w:vMerge/>
            <w:vAlign w:val="center"/>
          </w:tcPr>
          <w:p w14:paraId="2A571A2C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6A93C194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PR0402</w:t>
            </w:r>
          </w:p>
        </w:tc>
        <w:tc>
          <w:tcPr>
            <w:tcW w:w="3713" w:type="dxa"/>
            <w:vAlign w:val="center"/>
          </w:tcPr>
          <w:p w14:paraId="4176426D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硬盘容量≥</w:t>
            </w:r>
            <w:r>
              <w:rPr>
                <w:rFonts w:hint="eastAsia"/>
              </w:rPr>
              <w:t>1000GB</w:t>
            </w:r>
          </w:p>
        </w:tc>
        <w:tc>
          <w:tcPr>
            <w:tcW w:w="2380" w:type="dxa"/>
            <w:vMerge/>
            <w:vAlign w:val="center"/>
          </w:tcPr>
          <w:p w14:paraId="70DF2C82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63F985D0" w14:textId="77777777">
        <w:tc>
          <w:tcPr>
            <w:tcW w:w="1155" w:type="dxa"/>
            <w:vMerge/>
            <w:vAlign w:val="center"/>
          </w:tcPr>
          <w:p w14:paraId="7A7ABB66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517442F9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PR0403</w:t>
            </w:r>
          </w:p>
        </w:tc>
        <w:tc>
          <w:tcPr>
            <w:tcW w:w="3713" w:type="dxa"/>
            <w:vAlign w:val="center"/>
          </w:tcPr>
          <w:p w14:paraId="743A1B4D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主频≥</w:t>
            </w:r>
            <w:r>
              <w:rPr>
                <w:rFonts w:hint="eastAsia"/>
              </w:rPr>
              <w:t>3.4GHz</w:t>
            </w:r>
          </w:p>
        </w:tc>
        <w:tc>
          <w:tcPr>
            <w:tcW w:w="2380" w:type="dxa"/>
            <w:vMerge/>
            <w:vAlign w:val="center"/>
          </w:tcPr>
          <w:p w14:paraId="743658CC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6A8C9DB3" w14:textId="77777777">
        <w:tc>
          <w:tcPr>
            <w:tcW w:w="1155" w:type="dxa"/>
            <w:vMerge/>
            <w:vAlign w:val="center"/>
          </w:tcPr>
          <w:p w14:paraId="768F7891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</w:p>
        </w:tc>
        <w:tc>
          <w:tcPr>
            <w:tcW w:w="1274" w:type="dxa"/>
            <w:vAlign w:val="center"/>
          </w:tcPr>
          <w:p w14:paraId="7911441D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PR0404</w:t>
            </w:r>
          </w:p>
        </w:tc>
        <w:tc>
          <w:tcPr>
            <w:tcW w:w="3713" w:type="dxa"/>
            <w:vAlign w:val="center"/>
          </w:tcPr>
          <w:p w14:paraId="266F0D0A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内存≥</w:t>
            </w:r>
            <w:r>
              <w:rPr>
                <w:rFonts w:hint="eastAsia"/>
              </w:rPr>
              <w:t>6GB</w:t>
            </w:r>
          </w:p>
        </w:tc>
        <w:tc>
          <w:tcPr>
            <w:tcW w:w="2380" w:type="dxa"/>
            <w:vMerge/>
            <w:vAlign w:val="center"/>
          </w:tcPr>
          <w:p w14:paraId="0D53FFE5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  <w:tr w:rsidR="00893D4C" w14:paraId="10D0DFA1" w14:textId="77777777">
        <w:tc>
          <w:tcPr>
            <w:tcW w:w="1155" w:type="dxa"/>
            <w:vMerge/>
            <w:vAlign w:val="center"/>
          </w:tcPr>
          <w:p w14:paraId="2F8ACDFF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40" w:lineRule="auto"/>
              <w:jc w:val="center"/>
            </w:pPr>
            <w:bookmarkStart w:id="24" w:name="_Toc18418"/>
          </w:p>
        </w:tc>
        <w:tc>
          <w:tcPr>
            <w:tcW w:w="1274" w:type="dxa"/>
            <w:vAlign w:val="center"/>
          </w:tcPr>
          <w:p w14:paraId="7B0D6DAD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PR0405</w:t>
            </w:r>
          </w:p>
        </w:tc>
        <w:tc>
          <w:tcPr>
            <w:tcW w:w="3713" w:type="dxa"/>
            <w:vAlign w:val="center"/>
          </w:tcPr>
          <w:p w14:paraId="4D356EF9" w14:textId="77777777" w:rsidR="00893D4C" w:rsidRDefault="00E36F4B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  <w:r>
              <w:rPr>
                <w:rFonts w:hint="eastAsia"/>
              </w:rPr>
              <w:t>显存频率≥</w:t>
            </w:r>
            <w:r>
              <w:rPr>
                <w:rFonts w:hint="eastAsia"/>
              </w:rPr>
              <w:t>14Gbps</w:t>
            </w:r>
          </w:p>
        </w:tc>
        <w:tc>
          <w:tcPr>
            <w:tcW w:w="2380" w:type="dxa"/>
            <w:vMerge/>
            <w:vAlign w:val="center"/>
          </w:tcPr>
          <w:p w14:paraId="15EF1A4E" w14:textId="77777777" w:rsidR="00893D4C" w:rsidRDefault="00893D4C">
            <w:pPr>
              <w:tabs>
                <w:tab w:val="left" w:pos="1351"/>
              </w:tabs>
              <w:adjustRightInd w:val="0"/>
              <w:snapToGrid w:val="0"/>
              <w:spacing w:line="288" w:lineRule="auto"/>
            </w:pPr>
          </w:p>
        </w:tc>
      </w:tr>
    </w:tbl>
    <w:p w14:paraId="381FED4B" w14:textId="77777777" w:rsidR="00893D4C" w:rsidRDefault="00E36F4B">
      <w:pPr>
        <w:pStyle w:val="2"/>
      </w:pPr>
      <w:bookmarkStart w:id="25" w:name="_Toc27016"/>
      <w:r>
        <w:rPr>
          <w:rFonts w:hint="eastAsia"/>
        </w:rPr>
        <w:t>产品功能需求</w:t>
      </w:r>
      <w:bookmarkEnd w:id="24"/>
      <w:bookmarkEnd w:id="25"/>
    </w:p>
    <w:p w14:paraId="3BDF2CDD" w14:textId="63CF3A93" w:rsidR="00893D4C" w:rsidRDefault="00E36F4B">
      <w:pPr>
        <w:ind w:firstLineChars="200" w:firstLine="420"/>
      </w:pPr>
      <w:r>
        <w:rPr>
          <w:rFonts w:hint="eastAsia"/>
        </w:rPr>
        <w:t>导航台车、执行台车、操作台车及定位附件的功能需求及实现方式和说明，详见如下表格。</w:t>
      </w:r>
    </w:p>
    <w:p w14:paraId="7BC8F339" w14:textId="77777777" w:rsidR="00893D4C" w:rsidRDefault="00E36F4B">
      <w:pPr>
        <w:pStyle w:val="3"/>
      </w:pPr>
      <w:bookmarkStart w:id="26" w:name="_Toc14325"/>
      <w:r>
        <w:rPr>
          <w:rFonts w:hint="eastAsia"/>
        </w:rPr>
        <w:t>导航台车功能需求</w:t>
      </w:r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1"/>
        <w:gridCol w:w="1035"/>
        <w:gridCol w:w="3795"/>
        <w:gridCol w:w="2581"/>
      </w:tblGrid>
      <w:tr w:rsidR="00893D4C" w14:paraId="3940B3E6" w14:textId="77777777">
        <w:tc>
          <w:tcPr>
            <w:tcW w:w="1111" w:type="dxa"/>
            <w:vAlign w:val="center"/>
          </w:tcPr>
          <w:p w14:paraId="6727C2D9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27" w:name="_Toc23597"/>
            <w:r>
              <w:rPr>
                <w:rFonts w:ascii="Times New Roman" w:hAnsi="Times New Roman" w:cs="Times New Roman"/>
                <w:b/>
                <w:bCs/>
              </w:rPr>
              <w:t>名称</w:t>
            </w:r>
          </w:p>
        </w:tc>
        <w:tc>
          <w:tcPr>
            <w:tcW w:w="1035" w:type="dxa"/>
          </w:tcPr>
          <w:p w14:paraId="7B6AE375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编号</w:t>
            </w:r>
          </w:p>
        </w:tc>
        <w:tc>
          <w:tcPr>
            <w:tcW w:w="3795" w:type="dxa"/>
          </w:tcPr>
          <w:p w14:paraId="4EA4FD88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需求</w:t>
            </w:r>
          </w:p>
        </w:tc>
        <w:tc>
          <w:tcPr>
            <w:tcW w:w="2581" w:type="dxa"/>
          </w:tcPr>
          <w:p w14:paraId="2A9F3854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实现方式和说明</w:t>
            </w:r>
          </w:p>
        </w:tc>
      </w:tr>
      <w:tr w:rsidR="00893D4C" w14:paraId="08B7642B" w14:textId="77777777">
        <w:tc>
          <w:tcPr>
            <w:tcW w:w="1111" w:type="dxa"/>
            <w:vAlign w:val="center"/>
          </w:tcPr>
          <w:p w14:paraId="0242600A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使用环境</w:t>
            </w:r>
          </w:p>
        </w:tc>
        <w:tc>
          <w:tcPr>
            <w:tcW w:w="1035" w:type="dxa"/>
            <w:vAlign w:val="center"/>
          </w:tcPr>
          <w:p w14:paraId="476B1F2C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/>
                <w:sz w:val="18"/>
                <w:szCs w:val="18"/>
              </w:rPr>
              <w:t>TR020001</w:t>
            </w:r>
          </w:p>
        </w:tc>
        <w:tc>
          <w:tcPr>
            <w:tcW w:w="3795" w:type="dxa"/>
          </w:tcPr>
          <w:p w14:paraId="7397B606" w14:textId="77777777" w:rsidR="00893D4C" w:rsidRDefault="00E36F4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手术室</w:t>
            </w:r>
          </w:p>
        </w:tc>
        <w:tc>
          <w:tcPr>
            <w:tcW w:w="2581" w:type="dxa"/>
          </w:tcPr>
          <w:p w14:paraId="1E2EE94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材料和器件选型符合手术室环境要求，如：</w:t>
            </w:r>
            <w:r>
              <w:rPr>
                <w:rFonts w:hint="eastAsia"/>
              </w:rPr>
              <w:t>温度、压力、电磁干扰等因素。</w:t>
            </w:r>
          </w:p>
        </w:tc>
      </w:tr>
      <w:tr w:rsidR="00893D4C" w14:paraId="5C390AB3" w14:textId="77777777">
        <w:tc>
          <w:tcPr>
            <w:tcW w:w="1111" w:type="dxa"/>
            <w:vAlign w:val="center"/>
          </w:tcPr>
          <w:p w14:paraId="7E8A7B4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安装方式</w:t>
            </w:r>
          </w:p>
        </w:tc>
        <w:tc>
          <w:tcPr>
            <w:tcW w:w="1035" w:type="dxa"/>
            <w:vAlign w:val="center"/>
          </w:tcPr>
          <w:p w14:paraId="21A7E20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TR020002</w:t>
            </w:r>
          </w:p>
        </w:tc>
        <w:tc>
          <w:tcPr>
            <w:tcW w:w="3795" w:type="dxa"/>
          </w:tcPr>
          <w:p w14:paraId="4096156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房间立式放置，保证设备稳定性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Align w:val="center"/>
          </w:tcPr>
          <w:p w14:paraId="58C016D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立式设计</w:t>
            </w:r>
          </w:p>
        </w:tc>
      </w:tr>
      <w:tr w:rsidR="00893D4C" w14:paraId="226B2498" w14:textId="77777777">
        <w:tc>
          <w:tcPr>
            <w:tcW w:w="1111" w:type="dxa"/>
            <w:vAlign w:val="center"/>
          </w:tcPr>
          <w:p w14:paraId="135C51A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移动方式</w:t>
            </w:r>
          </w:p>
        </w:tc>
        <w:tc>
          <w:tcPr>
            <w:tcW w:w="1035" w:type="dxa"/>
            <w:vAlign w:val="center"/>
          </w:tcPr>
          <w:p w14:paraId="57B4C78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TR020004</w:t>
            </w:r>
          </w:p>
        </w:tc>
        <w:tc>
          <w:tcPr>
            <w:tcW w:w="3795" w:type="dxa"/>
          </w:tcPr>
          <w:p w14:paraId="4D57AD2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脚轮移动</w:t>
            </w:r>
            <w:r>
              <w:rPr>
                <w:rFonts w:ascii="Times New Roman" w:hAnsi="Times New Roman" w:cs="Times New Roman" w:hint="eastAsia"/>
              </w:rPr>
              <w:t>，有把手。</w:t>
            </w:r>
          </w:p>
        </w:tc>
        <w:tc>
          <w:tcPr>
            <w:tcW w:w="2581" w:type="dxa"/>
          </w:tcPr>
          <w:p w14:paraId="3799CD7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台车底部安装有刹车的脚轮</w:t>
            </w:r>
          </w:p>
        </w:tc>
      </w:tr>
      <w:tr w:rsidR="00893D4C" w14:paraId="17D334AB" w14:textId="77777777">
        <w:tc>
          <w:tcPr>
            <w:tcW w:w="1111" w:type="dxa"/>
            <w:vMerge w:val="restart"/>
            <w:vAlign w:val="center"/>
          </w:tcPr>
          <w:p w14:paraId="0367AC1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接口</w:t>
            </w:r>
          </w:p>
        </w:tc>
        <w:tc>
          <w:tcPr>
            <w:tcW w:w="1035" w:type="dxa"/>
            <w:vAlign w:val="center"/>
          </w:tcPr>
          <w:p w14:paraId="3B40E1A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TR020005</w:t>
            </w:r>
          </w:p>
        </w:tc>
        <w:tc>
          <w:tcPr>
            <w:tcW w:w="3795" w:type="dxa"/>
          </w:tcPr>
          <w:p w14:paraId="431D25C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USB</w:t>
            </w:r>
            <w:r>
              <w:rPr>
                <w:rFonts w:ascii="Times New Roman" w:hAnsi="Times New Roman" w:cs="Times New Roman" w:hint="eastAsia"/>
              </w:rPr>
              <w:t>3.0</w:t>
            </w:r>
            <w:r>
              <w:rPr>
                <w:rFonts w:ascii="Times New Roman" w:hAnsi="Times New Roman" w:cs="Times New Roman" w:hint="eastAsia"/>
              </w:rPr>
              <w:t>接口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 w:val="restart"/>
            <w:vAlign w:val="center"/>
          </w:tcPr>
          <w:p w14:paraId="503EE48F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根据要求设计接口和按钮。</w:t>
            </w:r>
          </w:p>
        </w:tc>
      </w:tr>
      <w:tr w:rsidR="00893D4C" w14:paraId="061FCBF4" w14:textId="77777777">
        <w:tc>
          <w:tcPr>
            <w:tcW w:w="1111" w:type="dxa"/>
            <w:vMerge/>
            <w:vAlign w:val="center"/>
          </w:tcPr>
          <w:p w14:paraId="1C983B1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720D42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TR020006</w:t>
            </w:r>
          </w:p>
        </w:tc>
        <w:tc>
          <w:tcPr>
            <w:tcW w:w="3795" w:type="dxa"/>
          </w:tcPr>
          <w:p w14:paraId="617899D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百兆</w:t>
            </w:r>
            <w:r>
              <w:rPr>
                <w:rFonts w:ascii="Times New Roman" w:hAnsi="Times New Roman" w:cs="Times New Roman"/>
              </w:rPr>
              <w:t>网口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/>
          </w:tcPr>
          <w:p w14:paraId="6AB3931E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4221DCBA" w14:textId="77777777">
        <w:tc>
          <w:tcPr>
            <w:tcW w:w="1111" w:type="dxa"/>
            <w:vMerge/>
            <w:vAlign w:val="center"/>
          </w:tcPr>
          <w:p w14:paraId="0CE01241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0B290D73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TR020007</w:t>
            </w:r>
          </w:p>
        </w:tc>
        <w:tc>
          <w:tcPr>
            <w:tcW w:w="3795" w:type="dxa"/>
          </w:tcPr>
          <w:p w14:paraId="40F5B35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电源接口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个（防脱落设计）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/>
          </w:tcPr>
          <w:p w14:paraId="2CEE0425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6B93025B" w14:textId="77777777">
        <w:tc>
          <w:tcPr>
            <w:tcW w:w="1111" w:type="dxa"/>
            <w:vMerge/>
            <w:vAlign w:val="center"/>
          </w:tcPr>
          <w:p w14:paraId="281DAAE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531556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TR020008</w:t>
            </w:r>
          </w:p>
        </w:tc>
        <w:tc>
          <w:tcPr>
            <w:tcW w:w="3795" w:type="dxa"/>
          </w:tcPr>
          <w:p w14:paraId="20A5235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视频接口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个。</w:t>
            </w:r>
          </w:p>
        </w:tc>
        <w:tc>
          <w:tcPr>
            <w:tcW w:w="2581" w:type="dxa"/>
            <w:vMerge/>
          </w:tcPr>
          <w:p w14:paraId="7A495D73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2A7D8827" w14:textId="77777777">
        <w:tc>
          <w:tcPr>
            <w:tcW w:w="1111" w:type="dxa"/>
            <w:vMerge w:val="restart"/>
            <w:vAlign w:val="center"/>
          </w:tcPr>
          <w:p w14:paraId="01CE4763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按钮</w:t>
            </w:r>
          </w:p>
        </w:tc>
        <w:tc>
          <w:tcPr>
            <w:tcW w:w="1035" w:type="dxa"/>
            <w:vAlign w:val="center"/>
          </w:tcPr>
          <w:p w14:paraId="61954AD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TR020009</w:t>
            </w:r>
          </w:p>
        </w:tc>
        <w:tc>
          <w:tcPr>
            <w:tcW w:w="3795" w:type="dxa"/>
          </w:tcPr>
          <w:p w14:paraId="3765554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电源总开关</w:t>
            </w:r>
            <w:r>
              <w:rPr>
                <w:rFonts w:ascii="Times New Roman" w:hAnsi="Times New Roman" w:cs="Times New Roman"/>
              </w:rPr>
              <w:t>按钮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/>
          </w:tcPr>
          <w:p w14:paraId="45856B98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41ECC0CA" w14:textId="77777777">
        <w:tc>
          <w:tcPr>
            <w:tcW w:w="1111" w:type="dxa"/>
            <w:vMerge/>
            <w:vAlign w:val="center"/>
          </w:tcPr>
          <w:p w14:paraId="2CDD0328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5CED7D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TR020010</w:t>
            </w:r>
          </w:p>
        </w:tc>
        <w:tc>
          <w:tcPr>
            <w:tcW w:w="3795" w:type="dxa"/>
          </w:tcPr>
          <w:p w14:paraId="5B3B49C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系统开机</w:t>
            </w:r>
            <w:r>
              <w:rPr>
                <w:rFonts w:ascii="Times New Roman" w:hAnsi="Times New Roman" w:cs="Times New Roman"/>
              </w:rPr>
              <w:t>按钮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个（包含指示灯）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/>
          </w:tcPr>
          <w:p w14:paraId="0C8ABFCD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363C9AA7" w14:textId="77777777">
        <w:trPr>
          <w:trHeight w:val="90"/>
        </w:trPr>
        <w:tc>
          <w:tcPr>
            <w:tcW w:w="1111" w:type="dxa"/>
            <w:vMerge w:val="restart"/>
            <w:vAlign w:val="center"/>
          </w:tcPr>
          <w:p w14:paraId="32ACCA6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灯光</w:t>
            </w:r>
          </w:p>
        </w:tc>
        <w:tc>
          <w:tcPr>
            <w:tcW w:w="1035" w:type="dxa"/>
            <w:vAlign w:val="center"/>
          </w:tcPr>
          <w:p w14:paraId="29DD435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TR020011</w:t>
            </w:r>
          </w:p>
        </w:tc>
        <w:tc>
          <w:tcPr>
            <w:tcW w:w="3795" w:type="dxa"/>
          </w:tcPr>
          <w:p w14:paraId="286CE80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个，设备上电后立即亮起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 w:val="restart"/>
            <w:vAlign w:val="center"/>
          </w:tcPr>
          <w:p w14:paraId="750E0757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设置相应的灯光元件安装结构。</w:t>
            </w:r>
          </w:p>
        </w:tc>
      </w:tr>
      <w:tr w:rsidR="00893D4C" w14:paraId="5A34F6B6" w14:textId="77777777">
        <w:trPr>
          <w:trHeight w:val="90"/>
        </w:trPr>
        <w:tc>
          <w:tcPr>
            <w:tcW w:w="1111" w:type="dxa"/>
            <w:vMerge/>
            <w:vAlign w:val="center"/>
          </w:tcPr>
          <w:p w14:paraId="4E05D0DC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02A59BE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TR020012</w:t>
            </w:r>
          </w:p>
        </w:tc>
        <w:tc>
          <w:tcPr>
            <w:tcW w:w="3795" w:type="dxa"/>
          </w:tcPr>
          <w:p w14:paraId="03C1B55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UPS</w:t>
            </w:r>
            <w:r>
              <w:rPr>
                <w:rFonts w:ascii="Times New Roman" w:hAnsi="Times New Roman" w:cs="Times New Roman" w:hint="eastAsia"/>
              </w:rPr>
              <w:t>充电状态指示灯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个。</w:t>
            </w:r>
          </w:p>
        </w:tc>
        <w:tc>
          <w:tcPr>
            <w:tcW w:w="2581" w:type="dxa"/>
            <w:vMerge/>
          </w:tcPr>
          <w:p w14:paraId="395703AE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0625BBB2" w14:textId="77777777">
        <w:tc>
          <w:tcPr>
            <w:tcW w:w="1111" w:type="dxa"/>
            <w:vMerge/>
            <w:vAlign w:val="center"/>
          </w:tcPr>
          <w:p w14:paraId="3CE98F6A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72FB38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TR020013</w:t>
            </w:r>
          </w:p>
        </w:tc>
        <w:tc>
          <w:tcPr>
            <w:tcW w:w="3795" w:type="dxa"/>
          </w:tcPr>
          <w:p w14:paraId="2C07B3C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系统</w:t>
            </w:r>
            <w:r>
              <w:rPr>
                <w:rFonts w:ascii="Times New Roman" w:hAnsi="Times New Roman" w:cs="Times New Roman" w:hint="eastAsia"/>
              </w:rPr>
              <w:t>供电状态</w:t>
            </w:r>
            <w:r>
              <w:rPr>
                <w:rFonts w:ascii="Times New Roman" w:hAnsi="Times New Roman" w:cs="Times New Roman"/>
              </w:rPr>
              <w:t>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，未上电灯灭，电源供电蓝色，</w:t>
            </w:r>
            <w:r>
              <w:rPr>
                <w:rFonts w:ascii="Times New Roman" w:hAnsi="Times New Roman" w:cs="Times New Roman"/>
              </w:rPr>
              <w:t>UPS</w:t>
            </w:r>
            <w:r>
              <w:rPr>
                <w:rFonts w:cs="Times New Roman" w:hint="eastAsia"/>
              </w:rPr>
              <w:t>供电黄色。</w:t>
            </w:r>
          </w:p>
        </w:tc>
        <w:tc>
          <w:tcPr>
            <w:tcW w:w="2581" w:type="dxa"/>
            <w:vMerge/>
          </w:tcPr>
          <w:p w14:paraId="3E8818A1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7CCB3C01" w14:textId="77777777">
        <w:tc>
          <w:tcPr>
            <w:tcW w:w="1111" w:type="dxa"/>
            <w:vAlign w:val="center"/>
          </w:tcPr>
          <w:p w14:paraId="709E620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提示音</w:t>
            </w:r>
          </w:p>
        </w:tc>
        <w:tc>
          <w:tcPr>
            <w:tcW w:w="1035" w:type="dxa"/>
            <w:vAlign w:val="center"/>
          </w:tcPr>
          <w:p w14:paraId="0723492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TR020014</w:t>
            </w:r>
          </w:p>
        </w:tc>
        <w:tc>
          <w:tcPr>
            <w:tcW w:w="3795" w:type="dxa"/>
          </w:tcPr>
          <w:p w14:paraId="6FBA80BC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UPS</w:t>
            </w:r>
            <w:r>
              <w:rPr>
                <w:rFonts w:cs="Times New Roman" w:hint="eastAsia"/>
              </w:rPr>
              <w:t>独立供电时设备发出提示音。</w:t>
            </w:r>
          </w:p>
        </w:tc>
        <w:tc>
          <w:tcPr>
            <w:tcW w:w="2581" w:type="dxa"/>
            <w:vAlign w:val="center"/>
          </w:tcPr>
          <w:p w14:paraId="60E99A2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设置喇叭</w:t>
            </w:r>
          </w:p>
        </w:tc>
      </w:tr>
      <w:tr w:rsidR="00893D4C" w14:paraId="69D6211F" w14:textId="77777777">
        <w:tc>
          <w:tcPr>
            <w:tcW w:w="1111" w:type="dxa"/>
            <w:vAlign w:val="center"/>
          </w:tcPr>
          <w:p w14:paraId="1BC9E5E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显示方式</w:t>
            </w:r>
          </w:p>
        </w:tc>
        <w:tc>
          <w:tcPr>
            <w:tcW w:w="1035" w:type="dxa"/>
            <w:vAlign w:val="center"/>
          </w:tcPr>
          <w:p w14:paraId="2B85AC5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TR020015</w:t>
            </w:r>
          </w:p>
        </w:tc>
        <w:tc>
          <w:tcPr>
            <w:tcW w:w="3795" w:type="dxa"/>
          </w:tcPr>
          <w:p w14:paraId="4231E5F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27</w:t>
            </w:r>
            <w:r>
              <w:rPr>
                <w:rFonts w:cs="Times New Roman" w:hint="eastAsia"/>
              </w:rPr>
              <w:t>寸</w:t>
            </w:r>
            <w:r>
              <w:rPr>
                <w:rFonts w:ascii="Times New Roman" w:hAnsi="Times New Roman" w:cs="Times New Roman"/>
              </w:rPr>
              <w:t>显示器</w:t>
            </w:r>
            <w:r>
              <w:rPr>
                <w:rFonts w:ascii="Times New Roman" w:hAnsi="Times New Roman" w:cs="Times New Roman" w:hint="eastAsia"/>
              </w:rPr>
              <w:t>，分辨率</w:t>
            </w:r>
            <w:r>
              <w:rPr>
                <w:rFonts w:ascii="Times New Roman" w:hAnsi="Times New Roman" w:cs="Times New Roman" w:hint="eastAsia"/>
              </w:rPr>
              <w:t>1920*1080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Align w:val="center"/>
          </w:tcPr>
          <w:p w14:paraId="0F4F21F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选择符合要求的显示器</w:t>
            </w:r>
          </w:p>
        </w:tc>
      </w:tr>
      <w:tr w:rsidR="00893D4C" w14:paraId="4E5AACBA" w14:textId="77777777">
        <w:tc>
          <w:tcPr>
            <w:tcW w:w="1111" w:type="dxa"/>
            <w:vAlign w:val="center"/>
          </w:tcPr>
          <w:p w14:paraId="56C184C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造型风格</w:t>
            </w:r>
          </w:p>
        </w:tc>
        <w:tc>
          <w:tcPr>
            <w:tcW w:w="1035" w:type="dxa"/>
            <w:vAlign w:val="center"/>
          </w:tcPr>
          <w:p w14:paraId="5910341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TR020016</w:t>
            </w:r>
          </w:p>
        </w:tc>
        <w:tc>
          <w:tcPr>
            <w:tcW w:w="3795" w:type="dxa"/>
          </w:tcPr>
          <w:p w14:paraId="5DAC2A9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科技、简约、专业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Align w:val="center"/>
          </w:tcPr>
          <w:p w14:paraId="30EB4FA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工业设计根据该要求造型设计</w:t>
            </w:r>
          </w:p>
        </w:tc>
      </w:tr>
      <w:tr w:rsidR="00893D4C" w14:paraId="5E7E0484" w14:textId="77777777">
        <w:tc>
          <w:tcPr>
            <w:tcW w:w="1111" w:type="dxa"/>
            <w:vMerge w:val="restart"/>
            <w:vAlign w:val="center"/>
          </w:tcPr>
          <w:p w14:paraId="07A1423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台车组成</w:t>
            </w:r>
          </w:p>
        </w:tc>
        <w:tc>
          <w:tcPr>
            <w:tcW w:w="1035" w:type="dxa"/>
            <w:vAlign w:val="center"/>
          </w:tcPr>
          <w:p w14:paraId="507658B3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TR020017</w:t>
            </w:r>
          </w:p>
        </w:tc>
        <w:tc>
          <w:tcPr>
            <w:tcW w:w="3795" w:type="dxa"/>
          </w:tcPr>
          <w:p w14:paraId="6735BC9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双目相机带把手</w:t>
            </w:r>
          </w:p>
        </w:tc>
        <w:tc>
          <w:tcPr>
            <w:tcW w:w="2581" w:type="dxa"/>
            <w:vAlign w:val="center"/>
          </w:tcPr>
          <w:p w14:paraId="1391E15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相机设计把手</w:t>
            </w:r>
          </w:p>
        </w:tc>
      </w:tr>
      <w:tr w:rsidR="00893D4C" w14:paraId="4EA0563D" w14:textId="77777777">
        <w:tc>
          <w:tcPr>
            <w:tcW w:w="1111" w:type="dxa"/>
            <w:vMerge/>
            <w:vAlign w:val="center"/>
          </w:tcPr>
          <w:p w14:paraId="23803437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085FE9E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TR020018</w:t>
            </w:r>
          </w:p>
        </w:tc>
        <w:tc>
          <w:tcPr>
            <w:tcW w:w="3795" w:type="dxa"/>
          </w:tcPr>
          <w:p w14:paraId="629D77D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工作站</w:t>
            </w:r>
          </w:p>
        </w:tc>
        <w:tc>
          <w:tcPr>
            <w:tcW w:w="2581" w:type="dxa"/>
            <w:vMerge w:val="restart"/>
            <w:vAlign w:val="center"/>
          </w:tcPr>
          <w:p w14:paraId="4E0C72E3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电子选型</w:t>
            </w:r>
          </w:p>
        </w:tc>
      </w:tr>
      <w:tr w:rsidR="00893D4C" w14:paraId="58721393" w14:textId="77777777">
        <w:tc>
          <w:tcPr>
            <w:tcW w:w="1111" w:type="dxa"/>
            <w:vMerge/>
            <w:vAlign w:val="center"/>
          </w:tcPr>
          <w:p w14:paraId="781951F3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7E69D7C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TR020019</w:t>
            </w:r>
          </w:p>
        </w:tc>
        <w:tc>
          <w:tcPr>
            <w:tcW w:w="3795" w:type="dxa"/>
          </w:tcPr>
          <w:p w14:paraId="3D87DAE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UPS</w:t>
            </w:r>
          </w:p>
        </w:tc>
        <w:tc>
          <w:tcPr>
            <w:tcW w:w="2581" w:type="dxa"/>
            <w:vMerge/>
          </w:tcPr>
          <w:p w14:paraId="1FE612F5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32C8F4EC" w14:textId="77777777">
        <w:tc>
          <w:tcPr>
            <w:tcW w:w="1111" w:type="dxa"/>
            <w:vMerge/>
            <w:vAlign w:val="center"/>
          </w:tcPr>
          <w:p w14:paraId="2B65CEB0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7BB6F91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TR020020</w:t>
            </w:r>
          </w:p>
        </w:tc>
        <w:tc>
          <w:tcPr>
            <w:tcW w:w="3795" w:type="dxa"/>
          </w:tcPr>
          <w:p w14:paraId="357E1E2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交换机</w:t>
            </w:r>
          </w:p>
        </w:tc>
        <w:tc>
          <w:tcPr>
            <w:tcW w:w="2581" w:type="dxa"/>
            <w:vMerge/>
          </w:tcPr>
          <w:p w14:paraId="42578653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6BCB5BFD" w14:textId="77777777">
        <w:tc>
          <w:tcPr>
            <w:tcW w:w="1111" w:type="dxa"/>
            <w:vMerge/>
            <w:vAlign w:val="center"/>
          </w:tcPr>
          <w:p w14:paraId="6268C23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7F0D3C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TR020021</w:t>
            </w:r>
          </w:p>
        </w:tc>
        <w:tc>
          <w:tcPr>
            <w:tcW w:w="3795" w:type="dxa"/>
          </w:tcPr>
          <w:p w14:paraId="1CF9AB4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电源（开关电源、滤波开关）</w:t>
            </w:r>
          </w:p>
        </w:tc>
        <w:tc>
          <w:tcPr>
            <w:tcW w:w="2581" w:type="dxa"/>
            <w:vMerge/>
          </w:tcPr>
          <w:p w14:paraId="312B78F0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6C5444A8" w14:textId="77777777">
        <w:tc>
          <w:tcPr>
            <w:tcW w:w="1111" w:type="dxa"/>
            <w:vMerge/>
            <w:vAlign w:val="center"/>
          </w:tcPr>
          <w:p w14:paraId="7394D9B7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071356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TR020022</w:t>
            </w:r>
          </w:p>
        </w:tc>
        <w:tc>
          <w:tcPr>
            <w:tcW w:w="3795" w:type="dxa"/>
          </w:tcPr>
          <w:p w14:paraId="021A3D8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显示器</w:t>
            </w:r>
          </w:p>
        </w:tc>
        <w:tc>
          <w:tcPr>
            <w:tcW w:w="2581" w:type="dxa"/>
            <w:vMerge/>
          </w:tcPr>
          <w:p w14:paraId="43B75C14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0F8931F1" w14:textId="77777777">
        <w:tc>
          <w:tcPr>
            <w:tcW w:w="1111" w:type="dxa"/>
            <w:vMerge/>
            <w:vAlign w:val="center"/>
          </w:tcPr>
          <w:p w14:paraId="77DAC64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EF4BB1A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TR020023</w:t>
            </w:r>
          </w:p>
        </w:tc>
        <w:tc>
          <w:tcPr>
            <w:tcW w:w="3795" w:type="dxa"/>
          </w:tcPr>
          <w:p w14:paraId="2DBAA84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静音</w:t>
            </w:r>
            <w:r>
              <w:rPr>
                <w:rFonts w:ascii="Times New Roman" w:hAnsi="Times New Roman" w:cs="Times New Roman" w:hint="eastAsia"/>
              </w:rPr>
              <w:t>脚</w:t>
            </w:r>
            <w:r>
              <w:rPr>
                <w:rFonts w:ascii="Times New Roman" w:hAnsi="Times New Roman" w:cs="Times New Roman"/>
              </w:rPr>
              <w:t>轮</w:t>
            </w:r>
            <w:r>
              <w:rPr>
                <w:rFonts w:ascii="Times New Roman" w:hAnsi="Times New Roman" w:cs="Times New Roman" w:hint="eastAsia"/>
              </w:rPr>
              <w:t>（带刹车、扫线器）</w:t>
            </w:r>
          </w:p>
        </w:tc>
        <w:tc>
          <w:tcPr>
            <w:tcW w:w="2581" w:type="dxa"/>
            <w:vAlign w:val="center"/>
          </w:tcPr>
          <w:p w14:paraId="6CD7028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选择合适的脚轮</w:t>
            </w:r>
          </w:p>
        </w:tc>
      </w:tr>
      <w:tr w:rsidR="00893D4C" w14:paraId="1D43CDEB" w14:textId="77777777">
        <w:tc>
          <w:tcPr>
            <w:tcW w:w="1111" w:type="dxa"/>
            <w:vMerge/>
            <w:vAlign w:val="center"/>
          </w:tcPr>
          <w:p w14:paraId="1D4D9AE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453B89A6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TR020024</w:t>
            </w:r>
          </w:p>
        </w:tc>
        <w:tc>
          <w:tcPr>
            <w:tcW w:w="3795" w:type="dxa"/>
          </w:tcPr>
          <w:p w14:paraId="181C6BF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电源线</w:t>
            </w:r>
          </w:p>
        </w:tc>
        <w:tc>
          <w:tcPr>
            <w:tcW w:w="2581" w:type="dxa"/>
            <w:vAlign w:val="center"/>
          </w:tcPr>
          <w:p w14:paraId="1566A13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选择合适长度的电源线</w:t>
            </w:r>
          </w:p>
        </w:tc>
      </w:tr>
      <w:tr w:rsidR="00893D4C" w14:paraId="0F561A21" w14:textId="77777777">
        <w:tc>
          <w:tcPr>
            <w:tcW w:w="1111" w:type="dxa"/>
            <w:vMerge/>
            <w:vAlign w:val="center"/>
          </w:tcPr>
          <w:p w14:paraId="4D3F6B6A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508A072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TR020025</w:t>
            </w:r>
          </w:p>
        </w:tc>
        <w:tc>
          <w:tcPr>
            <w:tcW w:w="3795" w:type="dxa"/>
          </w:tcPr>
          <w:p w14:paraId="06FFEE3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网线</w:t>
            </w:r>
          </w:p>
        </w:tc>
        <w:tc>
          <w:tcPr>
            <w:tcW w:w="2581" w:type="dxa"/>
            <w:vAlign w:val="center"/>
          </w:tcPr>
          <w:p w14:paraId="23625B5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选择合适长度的网线</w:t>
            </w:r>
          </w:p>
        </w:tc>
      </w:tr>
      <w:tr w:rsidR="00893D4C" w14:paraId="09B26D6F" w14:textId="77777777">
        <w:tc>
          <w:tcPr>
            <w:tcW w:w="1111" w:type="dxa"/>
            <w:vMerge/>
            <w:vAlign w:val="center"/>
          </w:tcPr>
          <w:p w14:paraId="7535267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310E80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TR020026</w:t>
            </w:r>
          </w:p>
        </w:tc>
        <w:tc>
          <w:tcPr>
            <w:tcW w:w="3795" w:type="dxa"/>
          </w:tcPr>
          <w:p w14:paraId="0AA28E9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喇叭</w:t>
            </w:r>
          </w:p>
        </w:tc>
        <w:tc>
          <w:tcPr>
            <w:tcW w:w="2581" w:type="dxa"/>
          </w:tcPr>
          <w:p w14:paraId="19451139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23334A74" w14:textId="77777777">
        <w:tc>
          <w:tcPr>
            <w:tcW w:w="1111" w:type="dxa"/>
            <w:vMerge/>
            <w:vAlign w:val="center"/>
          </w:tcPr>
          <w:p w14:paraId="1D1CF7D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7B5DD07E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TR020027</w:t>
            </w:r>
          </w:p>
        </w:tc>
        <w:tc>
          <w:tcPr>
            <w:tcW w:w="3795" w:type="dxa"/>
          </w:tcPr>
          <w:p w14:paraId="5914719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无线的键盘鼠标</w:t>
            </w:r>
          </w:p>
        </w:tc>
        <w:tc>
          <w:tcPr>
            <w:tcW w:w="2581" w:type="dxa"/>
          </w:tcPr>
          <w:p w14:paraId="0056F64B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7A536BE8" w14:textId="77777777">
        <w:tc>
          <w:tcPr>
            <w:tcW w:w="1111" w:type="dxa"/>
            <w:vMerge w:val="restart"/>
            <w:vAlign w:val="center"/>
          </w:tcPr>
          <w:p w14:paraId="01BC084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结构设计</w:t>
            </w:r>
          </w:p>
        </w:tc>
        <w:tc>
          <w:tcPr>
            <w:tcW w:w="1035" w:type="dxa"/>
            <w:vAlign w:val="center"/>
          </w:tcPr>
          <w:p w14:paraId="25956BC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TR020028</w:t>
            </w:r>
          </w:p>
        </w:tc>
        <w:tc>
          <w:tcPr>
            <w:tcW w:w="3795" w:type="dxa"/>
          </w:tcPr>
          <w:p w14:paraId="705358D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Style w:val="af"/>
                <w:rFonts w:hint="eastAsia"/>
              </w:rPr>
              <w:t>有把手，用于推拉台车。</w:t>
            </w:r>
          </w:p>
        </w:tc>
        <w:tc>
          <w:tcPr>
            <w:tcW w:w="2581" w:type="dxa"/>
          </w:tcPr>
          <w:p w14:paraId="488390B6" w14:textId="77777777" w:rsidR="00893D4C" w:rsidRDefault="00893D4C">
            <w:pPr>
              <w:jc w:val="left"/>
              <w:rPr>
                <w:rStyle w:val="af"/>
              </w:rPr>
            </w:pPr>
          </w:p>
        </w:tc>
      </w:tr>
      <w:tr w:rsidR="00893D4C" w14:paraId="590CD3EA" w14:textId="77777777">
        <w:tc>
          <w:tcPr>
            <w:tcW w:w="1111" w:type="dxa"/>
            <w:vMerge/>
            <w:vAlign w:val="center"/>
          </w:tcPr>
          <w:p w14:paraId="6D5FA2A8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08EFFF2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TR020029</w:t>
            </w:r>
          </w:p>
        </w:tc>
        <w:tc>
          <w:tcPr>
            <w:tcW w:w="3795" w:type="dxa"/>
          </w:tcPr>
          <w:p w14:paraId="7A1BE88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设备检修口</w:t>
            </w:r>
            <w:r>
              <w:rPr>
                <w:rFonts w:ascii="Times New Roman" w:hAnsi="Times New Roman" w:cs="Times New Roman" w:hint="eastAsia"/>
              </w:rPr>
              <w:t>：台车背后设计检修口</w:t>
            </w:r>
            <w:r>
              <w:rPr>
                <w:rFonts w:ascii="Times New Roman" w:hAnsi="Times New Roman" w:cs="Times New Roman"/>
              </w:rPr>
              <w:t>，方便快速检修</w:t>
            </w:r>
            <w:r>
              <w:rPr>
                <w:rFonts w:ascii="Times New Roman" w:hAnsi="Times New Roman" w:cs="Times New Roman" w:hint="eastAsia"/>
              </w:rPr>
              <w:t>内部设备，方便更换</w:t>
            </w:r>
            <w:r>
              <w:rPr>
                <w:rFonts w:ascii="Times New Roman" w:hAnsi="Times New Roman" w:cs="Times New Roman" w:hint="eastAsia"/>
              </w:rPr>
              <w:t>UPS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</w:tcPr>
          <w:p w14:paraId="1BB3BAA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设置方便拆装的检修口</w:t>
            </w:r>
          </w:p>
        </w:tc>
      </w:tr>
      <w:tr w:rsidR="00893D4C" w14:paraId="6FA131BA" w14:textId="77777777">
        <w:tc>
          <w:tcPr>
            <w:tcW w:w="1111" w:type="dxa"/>
            <w:vMerge/>
            <w:vAlign w:val="center"/>
          </w:tcPr>
          <w:p w14:paraId="5C2A8EC6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7B428C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TR020030</w:t>
            </w:r>
          </w:p>
        </w:tc>
        <w:tc>
          <w:tcPr>
            <w:tcW w:w="3795" w:type="dxa"/>
          </w:tcPr>
          <w:p w14:paraId="058E4FB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悬臂设计：双目相机安装在悬臂上，显示器安装在悬臂上，悬臂安装于支撑杆上。</w:t>
            </w:r>
          </w:p>
        </w:tc>
        <w:tc>
          <w:tcPr>
            <w:tcW w:w="2581" w:type="dxa"/>
          </w:tcPr>
          <w:p w14:paraId="3F95C48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采用具备悬停功能的弹性吊臂安装双目相机；显示器固定结构可实现左右和俯仰调节。</w:t>
            </w:r>
          </w:p>
        </w:tc>
      </w:tr>
      <w:tr w:rsidR="00893D4C" w14:paraId="32ABF458" w14:textId="77777777">
        <w:tc>
          <w:tcPr>
            <w:tcW w:w="1111" w:type="dxa"/>
            <w:vMerge/>
            <w:vAlign w:val="center"/>
          </w:tcPr>
          <w:p w14:paraId="15FD9FBD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DE5D02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TR020031</w:t>
            </w:r>
          </w:p>
        </w:tc>
        <w:tc>
          <w:tcPr>
            <w:tcW w:w="3795" w:type="dxa"/>
          </w:tcPr>
          <w:p w14:paraId="3470493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双目最佳</w:t>
            </w:r>
            <w:r>
              <w:rPr>
                <w:rFonts w:ascii="Times New Roman" w:hAnsi="Times New Roman" w:cs="Times New Roman"/>
              </w:rPr>
              <w:t>工作高度：</w:t>
            </w:r>
            <w:r>
              <w:rPr>
                <w:rFonts w:ascii="Times New Roman" w:hAnsi="Times New Roman" w:cs="Times New Roman" w:hint="eastAsia"/>
              </w:rPr>
              <w:t>双目相机</w:t>
            </w:r>
            <w:r>
              <w:rPr>
                <w:rFonts w:ascii="Times New Roman" w:hAnsi="Times New Roman" w:cs="Times New Roman"/>
              </w:rPr>
              <w:t>距离地面</w:t>
            </w:r>
            <w:r>
              <w:rPr>
                <w:rFonts w:ascii="Times New Roman" w:hAnsi="Times New Roman" w:cs="Times New Roman" w:hint="eastAsia"/>
              </w:rPr>
              <w:t>1.8</w:t>
            </w: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-2.0m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</w:tcPr>
          <w:p w14:paraId="52B6321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根据要求设计双目相机吊臂高度</w:t>
            </w:r>
          </w:p>
        </w:tc>
      </w:tr>
      <w:tr w:rsidR="00893D4C" w14:paraId="598B2C95" w14:textId="77777777">
        <w:tc>
          <w:tcPr>
            <w:tcW w:w="1111" w:type="dxa"/>
            <w:vMerge/>
            <w:vAlign w:val="center"/>
          </w:tcPr>
          <w:p w14:paraId="09C9ADF6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9236F9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TR020032</w:t>
            </w:r>
          </w:p>
        </w:tc>
        <w:tc>
          <w:tcPr>
            <w:tcW w:w="3795" w:type="dxa"/>
          </w:tcPr>
          <w:p w14:paraId="7F7DAB2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显示器高度：显示器中心</w:t>
            </w:r>
            <w:r>
              <w:rPr>
                <w:rFonts w:ascii="Times New Roman" w:hAnsi="Times New Roman" w:cs="Times New Roman"/>
              </w:rPr>
              <w:t>距离地面</w:t>
            </w:r>
            <w:r>
              <w:rPr>
                <w:rFonts w:ascii="Times New Roman" w:hAnsi="Times New Roman" w:cs="Times New Roman" w:hint="eastAsia"/>
              </w:rPr>
              <w:t>1.5</w:t>
            </w: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。</w:t>
            </w:r>
            <w:r>
              <w:rPr>
                <w:rFonts w:ascii="Times New Roman" w:hAnsi="Times New Roman" w:cs="Times New Roman"/>
              </w:rPr>
              <w:t>显示器</w:t>
            </w:r>
            <w:r>
              <w:rPr>
                <w:rFonts w:ascii="Times New Roman" w:hAnsi="Times New Roman" w:cs="Times New Roman" w:hint="eastAsia"/>
              </w:rPr>
              <w:t>可从台车上方便地拆装。</w:t>
            </w:r>
          </w:p>
        </w:tc>
        <w:tc>
          <w:tcPr>
            <w:tcW w:w="2581" w:type="dxa"/>
          </w:tcPr>
          <w:p w14:paraId="131CF90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根据要求设计显示器安装高度</w:t>
            </w:r>
          </w:p>
        </w:tc>
      </w:tr>
      <w:tr w:rsidR="00893D4C" w14:paraId="77743983" w14:textId="77777777">
        <w:tc>
          <w:tcPr>
            <w:tcW w:w="1111" w:type="dxa"/>
            <w:vMerge/>
            <w:vAlign w:val="center"/>
          </w:tcPr>
          <w:p w14:paraId="4B3A273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0FE858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TR020033</w:t>
            </w:r>
          </w:p>
        </w:tc>
        <w:tc>
          <w:tcPr>
            <w:tcW w:w="3795" w:type="dxa"/>
          </w:tcPr>
          <w:p w14:paraId="0F564AA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散热：外壳有散</w:t>
            </w:r>
            <w:r>
              <w:rPr>
                <w:rFonts w:ascii="Times New Roman" w:hAnsi="Times New Roman" w:cs="Times New Roman" w:hint="eastAsia"/>
              </w:rPr>
              <w:t>热</w:t>
            </w:r>
            <w:r>
              <w:rPr>
                <w:rFonts w:ascii="Times New Roman" w:hAnsi="Times New Roman" w:cs="Times New Roman"/>
              </w:rPr>
              <w:t>孔，热源主要为</w:t>
            </w:r>
            <w:r>
              <w:rPr>
                <w:rFonts w:ascii="Times New Roman" w:hAnsi="Times New Roman" w:cs="Times New Roman" w:hint="eastAsia"/>
              </w:rPr>
              <w:t>工作站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UPS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Align w:val="center"/>
          </w:tcPr>
          <w:p w14:paraId="7C7A35F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外壳设置散热孔</w:t>
            </w:r>
          </w:p>
        </w:tc>
      </w:tr>
      <w:tr w:rsidR="00893D4C" w14:paraId="53E1841F" w14:textId="77777777">
        <w:tc>
          <w:tcPr>
            <w:tcW w:w="1111" w:type="dxa"/>
            <w:vMerge/>
            <w:vAlign w:val="center"/>
          </w:tcPr>
          <w:p w14:paraId="40CF4436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A789B9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TR020034</w:t>
            </w:r>
          </w:p>
        </w:tc>
        <w:tc>
          <w:tcPr>
            <w:tcW w:w="3795" w:type="dxa"/>
          </w:tcPr>
          <w:p w14:paraId="2FF4DC4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防尘：进风口、散热口有防尘措施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Align w:val="center"/>
          </w:tcPr>
          <w:p w14:paraId="5FB23D2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散热口内设置防尘网</w:t>
            </w:r>
          </w:p>
        </w:tc>
      </w:tr>
      <w:tr w:rsidR="00893D4C" w14:paraId="504C0DB1" w14:textId="77777777">
        <w:tc>
          <w:tcPr>
            <w:tcW w:w="1111" w:type="dxa"/>
            <w:vMerge/>
            <w:vAlign w:val="center"/>
          </w:tcPr>
          <w:p w14:paraId="0D966983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E5A8EA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TR020035</w:t>
            </w:r>
          </w:p>
        </w:tc>
        <w:tc>
          <w:tcPr>
            <w:tcW w:w="3795" w:type="dxa"/>
          </w:tcPr>
          <w:p w14:paraId="53202C4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包装和运输要求：</w:t>
            </w:r>
            <w:r>
              <w:rPr>
                <w:rFonts w:hint="eastAsia"/>
              </w:rPr>
              <w:t>设计应考虑台车组件运输时的可靠性和现场组装的便利性。</w:t>
            </w:r>
            <w:r>
              <w:rPr>
                <w:rFonts w:ascii="Times New Roman" w:hAnsi="Times New Roman" w:cs="Times New Roman" w:hint="eastAsia"/>
              </w:rPr>
              <w:t>例如：双目相机</w:t>
            </w:r>
            <w:r>
              <w:rPr>
                <w:rFonts w:ascii="Times New Roman" w:hAnsi="Times New Roman" w:cs="Times New Roman"/>
              </w:rPr>
              <w:t>和显示器要单独包装</w:t>
            </w:r>
            <w:r>
              <w:rPr>
                <w:rFonts w:ascii="Times New Roman" w:hAnsi="Times New Roman" w:cs="Times New Roman" w:hint="eastAsia"/>
              </w:rPr>
              <w:t>，支撑杆要分节拼接设计。</w:t>
            </w:r>
          </w:p>
        </w:tc>
        <w:tc>
          <w:tcPr>
            <w:tcW w:w="2581" w:type="dxa"/>
            <w:vAlign w:val="center"/>
          </w:tcPr>
          <w:p w14:paraId="144FB12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台车模块化设计，方便安装，减小包装尺寸</w:t>
            </w:r>
          </w:p>
        </w:tc>
      </w:tr>
      <w:tr w:rsidR="00893D4C" w14:paraId="125DADB8" w14:textId="77777777">
        <w:tc>
          <w:tcPr>
            <w:tcW w:w="1111" w:type="dxa"/>
            <w:vMerge/>
            <w:vAlign w:val="center"/>
          </w:tcPr>
          <w:p w14:paraId="10B6280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72B5204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TR020036</w:t>
            </w:r>
          </w:p>
        </w:tc>
        <w:tc>
          <w:tcPr>
            <w:tcW w:w="3795" w:type="dxa"/>
          </w:tcPr>
          <w:p w14:paraId="13F62E62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占地面积尽量小，保证稳定性的情况下尽量轻。</w:t>
            </w:r>
          </w:p>
          <w:p w14:paraId="665E31A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在</w:t>
            </w:r>
            <w:r>
              <w:rPr>
                <w:rFonts w:cs="Times New Roman" w:hint="eastAsia"/>
              </w:rPr>
              <w:t>10</w:t>
            </w:r>
            <w:r>
              <w:rPr>
                <w:rFonts w:cs="Times New Roman" w:hint="eastAsia"/>
              </w:rPr>
              <w:t>度坡面上不会倾倒。</w:t>
            </w:r>
          </w:p>
        </w:tc>
        <w:tc>
          <w:tcPr>
            <w:tcW w:w="2581" w:type="dxa"/>
            <w:vAlign w:val="center"/>
          </w:tcPr>
          <w:p w14:paraId="46A3BB85" w14:textId="77777777" w:rsidR="00893D4C" w:rsidRDefault="00E36F4B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结构设计紧凑，重心低</w:t>
            </w:r>
          </w:p>
        </w:tc>
      </w:tr>
      <w:tr w:rsidR="00893D4C" w14:paraId="337AF6D3" w14:textId="77777777">
        <w:tc>
          <w:tcPr>
            <w:tcW w:w="1111" w:type="dxa"/>
            <w:vMerge w:val="restart"/>
            <w:vAlign w:val="center"/>
          </w:tcPr>
          <w:p w14:paraId="2EDE1B8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外观设计</w:t>
            </w:r>
          </w:p>
        </w:tc>
        <w:tc>
          <w:tcPr>
            <w:tcW w:w="1035" w:type="dxa"/>
            <w:vAlign w:val="center"/>
          </w:tcPr>
          <w:p w14:paraId="19D1C50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TR020037</w:t>
            </w:r>
          </w:p>
        </w:tc>
        <w:tc>
          <w:tcPr>
            <w:tcW w:w="3795" w:type="dxa"/>
          </w:tcPr>
          <w:p w14:paraId="1F8195D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良好的耐磨性以及抗划伤性、外观污渍好清理、外观强度可靠（满足一定的防碰撞强度）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 w:val="restart"/>
            <w:vAlign w:val="center"/>
          </w:tcPr>
          <w:p w14:paraId="495DEDDC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工业设计配色、加工供应商采用合适的油漆</w:t>
            </w:r>
          </w:p>
        </w:tc>
      </w:tr>
      <w:tr w:rsidR="00893D4C" w14:paraId="66689378" w14:textId="77777777">
        <w:tc>
          <w:tcPr>
            <w:tcW w:w="1111" w:type="dxa"/>
            <w:vMerge/>
            <w:vAlign w:val="center"/>
          </w:tcPr>
          <w:p w14:paraId="0F5BD7B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16E6F60" w14:textId="77777777" w:rsidR="00893D4C" w:rsidRDefault="00E36F4B">
            <w:pPr>
              <w:jc w:val="center"/>
              <w:rPr>
                <w:rFonts w:ascii="Times New Roman" w:hAnsi="Times New Roman" w:cs="Times New Roman"/>
                <w:w w:val="95"/>
              </w:rPr>
            </w:pPr>
            <w:r>
              <w:rPr>
                <w:rFonts w:hint="eastAsia"/>
                <w:sz w:val="18"/>
                <w:szCs w:val="18"/>
              </w:rPr>
              <w:t>TR020038</w:t>
            </w:r>
          </w:p>
        </w:tc>
        <w:tc>
          <w:tcPr>
            <w:tcW w:w="3795" w:type="dxa"/>
          </w:tcPr>
          <w:p w14:paraId="14B39A0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设计外观整体性要考虑</w:t>
            </w:r>
            <w:r>
              <w:rPr>
                <w:rFonts w:ascii="Times New Roman" w:hAnsi="Times New Roman" w:cs="Times New Roman" w:hint="eastAsia"/>
              </w:rPr>
              <w:t>统一</w:t>
            </w:r>
            <w:r>
              <w:rPr>
                <w:rFonts w:ascii="Times New Roman" w:hAnsi="Times New Roman" w:cs="Times New Roman"/>
              </w:rPr>
              <w:t>配色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/>
          </w:tcPr>
          <w:p w14:paraId="4929DF4E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16F7A7CF" w14:textId="77777777">
        <w:tc>
          <w:tcPr>
            <w:tcW w:w="1111" w:type="dxa"/>
            <w:vMerge/>
            <w:vAlign w:val="center"/>
          </w:tcPr>
          <w:p w14:paraId="54EE3E28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2D35D05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TR020039</w:t>
            </w:r>
          </w:p>
        </w:tc>
        <w:tc>
          <w:tcPr>
            <w:tcW w:w="3795" w:type="dxa"/>
          </w:tcPr>
          <w:p w14:paraId="11A4768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油漆喷涂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  <w:vMerge/>
          </w:tcPr>
          <w:p w14:paraId="6D63566E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035CAC7F" w14:textId="77777777">
        <w:tc>
          <w:tcPr>
            <w:tcW w:w="1111" w:type="dxa"/>
            <w:vAlign w:val="center"/>
          </w:tcPr>
          <w:p w14:paraId="35ED6EC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5"/>
              </w:rPr>
              <w:t>材料要求</w:t>
            </w:r>
          </w:p>
        </w:tc>
        <w:tc>
          <w:tcPr>
            <w:tcW w:w="1035" w:type="dxa"/>
            <w:vAlign w:val="center"/>
          </w:tcPr>
          <w:p w14:paraId="70BF226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TR020040</w:t>
            </w:r>
          </w:p>
        </w:tc>
        <w:tc>
          <w:tcPr>
            <w:tcW w:w="3795" w:type="dxa"/>
          </w:tcPr>
          <w:p w14:paraId="6F96C08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外壳材料为</w:t>
            </w:r>
            <w:r>
              <w:rPr>
                <w:rFonts w:ascii="Times New Roman" w:hAnsi="Times New Roman" w:cs="Times New Roman" w:hint="eastAsia"/>
              </w:rPr>
              <w:t>ABS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</w:tcPr>
          <w:p w14:paraId="0564B41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外壳材料采用</w:t>
            </w:r>
            <w:r>
              <w:rPr>
                <w:rFonts w:ascii="Times New Roman" w:hAnsi="Times New Roman" w:cs="Times New Roman" w:hint="eastAsia"/>
              </w:rPr>
              <w:t>ABS</w:t>
            </w:r>
          </w:p>
        </w:tc>
      </w:tr>
      <w:tr w:rsidR="00893D4C" w14:paraId="03F2F194" w14:textId="77777777">
        <w:tc>
          <w:tcPr>
            <w:tcW w:w="1111" w:type="dxa"/>
            <w:vAlign w:val="center"/>
          </w:tcPr>
          <w:p w14:paraId="1552401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工艺</w:t>
            </w:r>
          </w:p>
        </w:tc>
        <w:tc>
          <w:tcPr>
            <w:tcW w:w="1035" w:type="dxa"/>
            <w:vAlign w:val="center"/>
          </w:tcPr>
          <w:p w14:paraId="0F71251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TR020041</w:t>
            </w:r>
          </w:p>
        </w:tc>
        <w:tc>
          <w:tcPr>
            <w:tcW w:w="3795" w:type="dxa"/>
          </w:tcPr>
          <w:p w14:paraId="02A8DDC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哑光油漆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81" w:type="dxa"/>
          </w:tcPr>
          <w:p w14:paraId="2351609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工业设计配色、加工供应商采用合适的油漆</w:t>
            </w:r>
          </w:p>
        </w:tc>
      </w:tr>
      <w:tr w:rsidR="00893D4C" w14:paraId="3DAF3C57" w14:textId="77777777">
        <w:tc>
          <w:tcPr>
            <w:tcW w:w="1111" w:type="dxa"/>
            <w:vAlign w:val="center"/>
          </w:tcPr>
          <w:p w14:paraId="1A2A5CC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文字</w:t>
            </w:r>
          </w:p>
        </w:tc>
        <w:tc>
          <w:tcPr>
            <w:tcW w:w="1035" w:type="dxa"/>
            <w:vAlign w:val="center"/>
          </w:tcPr>
          <w:p w14:paraId="6636505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TR020042</w:t>
            </w:r>
          </w:p>
        </w:tc>
        <w:tc>
          <w:tcPr>
            <w:tcW w:w="3795" w:type="dxa"/>
          </w:tcPr>
          <w:p w14:paraId="4CB4810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商标、</w:t>
            </w:r>
            <w:r>
              <w:rPr>
                <w:rFonts w:ascii="Times New Roman" w:hAnsi="Times New Roman" w:cs="Times New Roman"/>
              </w:rPr>
              <w:t>logo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 w:hint="eastAsia"/>
              </w:rPr>
              <w:t>标签。</w:t>
            </w:r>
          </w:p>
        </w:tc>
        <w:tc>
          <w:tcPr>
            <w:tcW w:w="2581" w:type="dxa"/>
          </w:tcPr>
          <w:p w14:paraId="43C6D39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设置标签和合适的外壳丝印图案。</w:t>
            </w:r>
          </w:p>
        </w:tc>
      </w:tr>
      <w:tr w:rsidR="00893D4C" w14:paraId="3C67DE2E" w14:textId="77777777">
        <w:tc>
          <w:tcPr>
            <w:tcW w:w="1111" w:type="dxa"/>
            <w:vAlign w:val="center"/>
          </w:tcPr>
          <w:p w14:paraId="06AAA73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其他</w:t>
            </w:r>
          </w:p>
        </w:tc>
        <w:tc>
          <w:tcPr>
            <w:tcW w:w="1035" w:type="dxa"/>
            <w:vAlign w:val="center"/>
          </w:tcPr>
          <w:p w14:paraId="5BDD484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TR020043</w:t>
            </w:r>
          </w:p>
        </w:tc>
        <w:tc>
          <w:tcPr>
            <w:tcW w:w="3795" w:type="dxa"/>
          </w:tcPr>
          <w:p w14:paraId="532BF76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设备非正常断电启动</w:t>
            </w: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供电。</w:t>
            </w:r>
          </w:p>
        </w:tc>
        <w:tc>
          <w:tcPr>
            <w:tcW w:w="2581" w:type="dxa"/>
          </w:tcPr>
          <w:p w14:paraId="58BF4285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设置</w:t>
            </w:r>
            <w:r>
              <w:rPr>
                <w:rFonts w:cs="Times New Roman" w:hint="eastAsia"/>
              </w:rPr>
              <w:t>UPS</w:t>
            </w:r>
          </w:p>
        </w:tc>
      </w:tr>
    </w:tbl>
    <w:bookmarkEnd w:id="27"/>
    <w:p w14:paraId="77C359D5" w14:textId="77777777" w:rsidR="00893D4C" w:rsidRDefault="00E36F4B">
      <w:pPr>
        <w:pStyle w:val="a0"/>
        <w:ind w:leftChars="0" w:left="0" w:right="1470" w:firstLine="420"/>
      </w:pPr>
      <w:r>
        <w:rPr>
          <w:rFonts w:hint="eastAsia"/>
        </w:rPr>
        <w:t>以上需求实现概要设计详见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_Toc14294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第五章</w:t>
      </w:r>
      <w:r>
        <w:rPr>
          <w:rFonts w:hint="eastAsia"/>
        </w:rPr>
        <w:t>5.1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_Toc14294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导航台车</w:t>
      </w:r>
      <w:r>
        <w:rPr>
          <w:rFonts w:hint="eastAsia"/>
        </w:rPr>
        <w:fldChar w:fldCharType="end"/>
      </w:r>
      <w:r>
        <w:rPr>
          <w:rFonts w:hint="eastAsia"/>
        </w:rPr>
        <w:t>。</w:t>
      </w:r>
    </w:p>
    <w:p w14:paraId="1C5A3964" w14:textId="77777777" w:rsidR="00893D4C" w:rsidRDefault="00E36F4B">
      <w:pPr>
        <w:pStyle w:val="3"/>
      </w:pPr>
      <w:bookmarkStart w:id="28" w:name="_Toc32463"/>
      <w:bookmarkStart w:id="29" w:name="_Toc30770"/>
      <w:r>
        <w:rPr>
          <w:rFonts w:hint="eastAsia"/>
        </w:rPr>
        <w:t>执行台车功能需求</w:t>
      </w:r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1"/>
        <w:gridCol w:w="1035"/>
        <w:gridCol w:w="3780"/>
        <w:gridCol w:w="2596"/>
      </w:tblGrid>
      <w:tr w:rsidR="00893D4C" w14:paraId="7EE7CB2A" w14:textId="77777777">
        <w:tc>
          <w:tcPr>
            <w:tcW w:w="1111" w:type="dxa"/>
            <w:vAlign w:val="center"/>
          </w:tcPr>
          <w:p w14:paraId="4C58724A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名称</w:t>
            </w:r>
          </w:p>
        </w:tc>
        <w:tc>
          <w:tcPr>
            <w:tcW w:w="1035" w:type="dxa"/>
          </w:tcPr>
          <w:p w14:paraId="78256D3A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编号</w:t>
            </w:r>
          </w:p>
        </w:tc>
        <w:tc>
          <w:tcPr>
            <w:tcW w:w="3780" w:type="dxa"/>
          </w:tcPr>
          <w:p w14:paraId="4EDC3CEF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需求</w:t>
            </w:r>
          </w:p>
        </w:tc>
        <w:tc>
          <w:tcPr>
            <w:tcW w:w="2596" w:type="dxa"/>
          </w:tcPr>
          <w:p w14:paraId="721A8832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实现方式和说明</w:t>
            </w:r>
          </w:p>
        </w:tc>
      </w:tr>
      <w:tr w:rsidR="00893D4C" w14:paraId="7368B331" w14:textId="77777777">
        <w:tc>
          <w:tcPr>
            <w:tcW w:w="1111" w:type="dxa"/>
            <w:vAlign w:val="center"/>
          </w:tcPr>
          <w:p w14:paraId="1D6A04C5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使用环境</w:t>
            </w:r>
          </w:p>
        </w:tc>
        <w:tc>
          <w:tcPr>
            <w:tcW w:w="1035" w:type="dxa"/>
            <w:vAlign w:val="center"/>
          </w:tcPr>
          <w:p w14:paraId="0745AC7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TR030001</w:t>
            </w:r>
          </w:p>
        </w:tc>
        <w:tc>
          <w:tcPr>
            <w:tcW w:w="3780" w:type="dxa"/>
          </w:tcPr>
          <w:p w14:paraId="16F551B5" w14:textId="77777777" w:rsidR="00893D4C" w:rsidRDefault="00E36F4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手术室</w:t>
            </w:r>
          </w:p>
        </w:tc>
        <w:tc>
          <w:tcPr>
            <w:tcW w:w="2596" w:type="dxa"/>
          </w:tcPr>
          <w:p w14:paraId="5C4C3A6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材料和器件选型符合手术室环境要求，如：</w:t>
            </w:r>
            <w:r>
              <w:rPr>
                <w:rFonts w:hint="eastAsia"/>
              </w:rPr>
              <w:t>温度、压力、电磁干扰等因素。</w:t>
            </w:r>
          </w:p>
        </w:tc>
      </w:tr>
      <w:tr w:rsidR="00893D4C" w14:paraId="0916022B" w14:textId="77777777">
        <w:tc>
          <w:tcPr>
            <w:tcW w:w="1111" w:type="dxa"/>
            <w:vAlign w:val="center"/>
          </w:tcPr>
          <w:p w14:paraId="12AF46B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安装方式</w:t>
            </w:r>
          </w:p>
        </w:tc>
        <w:tc>
          <w:tcPr>
            <w:tcW w:w="1035" w:type="dxa"/>
            <w:vAlign w:val="center"/>
          </w:tcPr>
          <w:p w14:paraId="6939250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TR030002</w:t>
            </w:r>
          </w:p>
        </w:tc>
        <w:tc>
          <w:tcPr>
            <w:tcW w:w="3780" w:type="dxa"/>
          </w:tcPr>
          <w:p w14:paraId="504DBCF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房间立式放置，保证设备稳定性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5156C6D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立式设计</w:t>
            </w:r>
          </w:p>
        </w:tc>
      </w:tr>
      <w:tr w:rsidR="00893D4C" w14:paraId="33216BEE" w14:textId="77777777">
        <w:tc>
          <w:tcPr>
            <w:tcW w:w="1111" w:type="dxa"/>
            <w:vAlign w:val="center"/>
          </w:tcPr>
          <w:p w14:paraId="2C5DCE9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移动方式</w:t>
            </w:r>
          </w:p>
        </w:tc>
        <w:tc>
          <w:tcPr>
            <w:tcW w:w="1035" w:type="dxa"/>
            <w:vAlign w:val="center"/>
          </w:tcPr>
          <w:p w14:paraId="25CC303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TR030004</w:t>
            </w:r>
          </w:p>
        </w:tc>
        <w:tc>
          <w:tcPr>
            <w:tcW w:w="3780" w:type="dxa"/>
          </w:tcPr>
          <w:p w14:paraId="25622C8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脚轮移动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4254327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台车底部安装有刹车的脚轮</w:t>
            </w:r>
          </w:p>
        </w:tc>
      </w:tr>
      <w:tr w:rsidR="00893D4C" w14:paraId="3D5A634B" w14:textId="77777777">
        <w:tc>
          <w:tcPr>
            <w:tcW w:w="1111" w:type="dxa"/>
            <w:vMerge w:val="restart"/>
            <w:vAlign w:val="center"/>
          </w:tcPr>
          <w:p w14:paraId="24365BB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接口</w:t>
            </w:r>
          </w:p>
        </w:tc>
        <w:tc>
          <w:tcPr>
            <w:tcW w:w="1035" w:type="dxa"/>
            <w:vAlign w:val="center"/>
          </w:tcPr>
          <w:p w14:paraId="5469FFB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TR030005</w:t>
            </w:r>
          </w:p>
        </w:tc>
        <w:tc>
          <w:tcPr>
            <w:tcW w:w="3780" w:type="dxa"/>
          </w:tcPr>
          <w:p w14:paraId="0183966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USB</w:t>
            </w:r>
            <w:r>
              <w:rPr>
                <w:rFonts w:ascii="Times New Roman" w:hAnsi="Times New Roman" w:cs="Times New Roman" w:hint="eastAsia"/>
              </w:rPr>
              <w:t>接</w:t>
            </w:r>
            <w:r>
              <w:rPr>
                <w:rFonts w:ascii="Times New Roman" w:hAnsi="Times New Roman" w:cs="Times New Roman"/>
              </w:rPr>
              <w:t>口</w:t>
            </w:r>
            <w:r>
              <w:rPr>
                <w:rFonts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 w:val="restart"/>
          </w:tcPr>
          <w:p w14:paraId="302CAFA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根据要求设计接口和按钮</w:t>
            </w:r>
          </w:p>
        </w:tc>
      </w:tr>
      <w:tr w:rsidR="00893D4C" w14:paraId="20112880" w14:textId="77777777">
        <w:tc>
          <w:tcPr>
            <w:tcW w:w="1111" w:type="dxa"/>
            <w:vMerge/>
            <w:vAlign w:val="center"/>
          </w:tcPr>
          <w:p w14:paraId="4FA0153D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4B5BB75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TR030006</w:t>
            </w:r>
          </w:p>
        </w:tc>
        <w:tc>
          <w:tcPr>
            <w:tcW w:w="3780" w:type="dxa"/>
          </w:tcPr>
          <w:p w14:paraId="1895CAA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网口</w:t>
            </w:r>
            <w:r>
              <w:rPr>
                <w:rFonts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458BD257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55C17FB8" w14:textId="77777777">
        <w:tc>
          <w:tcPr>
            <w:tcW w:w="1111" w:type="dxa"/>
            <w:vMerge/>
            <w:vAlign w:val="center"/>
          </w:tcPr>
          <w:p w14:paraId="4D4B889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5C51899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TR030007</w:t>
            </w:r>
          </w:p>
        </w:tc>
        <w:tc>
          <w:tcPr>
            <w:tcW w:w="3780" w:type="dxa"/>
          </w:tcPr>
          <w:p w14:paraId="554D817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电源接口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个（防脱落设计）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196BC06B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0CD205F9" w14:textId="77777777">
        <w:tc>
          <w:tcPr>
            <w:tcW w:w="1111" w:type="dxa"/>
            <w:vMerge/>
            <w:vAlign w:val="center"/>
          </w:tcPr>
          <w:p w14:paraId="7B4D8E2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95480D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TR030008</w:t>
            </w:r>
          </w:p>
        </w:tc>
        <w:tc>
          <w:tcPr>
            <w:tcW w:w="3780" w:type="dxa"/>
          </w:tcPr>
          <w:p w14:paraId="69DF4A9C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脚踏接口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个。</w:t>
            </w:r>
          </w:p>
        </w:tc>
        <w:tc>
          <w:tcPr>
            <w:tcW w:w="2596" w:type="dxa"/>
            <w:vMerge/>
          </w:tcPr>
          <w:p w14:paraId="363E3DB4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0E4C2F82" w14:textId="77777777">
        <w:tc>
          <w:tcPr>
            <w:tcW w:w="1111" w:type="dxa"/>
            <w:vMerge w:val="restart"/>
            <w:vAlign w:val="center"/>
          </w:tcPr>
          <w:p w14:paraId="703BE44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开关按钮</w:t>
            </w:r>
          </w:p>
        </w:tc>
        <w:tc>
          <w:tcPr>
            <w:tcW w:w="1035" w:type="dxa"/>
            <w:vAlign w:val="center"/>
          </w:tcPr>
          <w:p w14:paraId="44B1EBF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TR030009</w:t>
            </w:r>
          </w:p>
        </w:tc>
        <w:tc>
          <w:tcPr>
            <w:tcW w:w="3780" w:type="dxa"/>
          </w:tcPr>
          <w:p w14:paraId="78B6FB2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急停开关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1ECF35B5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25272592" w14:textId="77777777">
        <w:tc>
          <w:tcPr>
            <w:tcW w:w="1111" w:type="dxa"/>
            <w:vMerge/>
            <w:vAlign w:val="center"/>
          </w:tcPr>
          <w:p w14:paraId="1BC73E09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45A38E66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TR030010</w:t>
            </w:r>
          </w:p>
        </w:tc>
        <w:tc>
          <w:tcPr>
            <w:tcW w:w="3780" w:type="dxa"/>
          </w:tcPr>
          <w:p w14:paraId="2E9AC29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台车升、降按钮各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个（包含指示灯）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0226CA2F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529A5498" w14:textId="77777777">
        <w:tc>
          <w:tcPr>
            <w:tcW w:w="1111" w:type="dxa"/>
            <w:vMerge/>
            <w:vAlign w:val="center"/>
          </w:tcPr>
          <w:p w14:paraId="69D92A3B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4B36024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TR030011</w:t>
            </w:r>
          </w:p>
        </w:tc>
        <w:tc>
          <w:tcPr>
            <w:tcW w:w="3780" w:type="dxa"/>
          </w:tcPr>
          <w:p w14:paraId="72017C3C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通道</w:t>
            </w:r>
            <w:r>
              <w:rPr>
                <w:rFonts w:ascii="Times New Roman" w:hAnsi="Times New Roman" w:cs="Times New Roman" w:hint="eastAsia"/>
              </w:rPr>
              <w:t>“上</w:t>
            </w:r>
            <w:r>
              <w:rPr>
                <w:rFonts w:ascii="Times New Roman" w:hAnsi="Times New Roman" w:cs="Times New Roman"/>
              </w:rPr>
              <w:t>升</w:t>
            </w:r>
            <w:r>
              <w:rPr>
                <w:rFonts w:ascii="Times New Roman" w:hAnsi="Times New Roman" w:cs="Times New Roman" w:hint="eastAsia"/>
              </w:rPr>
              <w:t>”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 w:hint="eastAsia"/>
              </w:rPr>
              <w:t>“下</w:t>
            </w:r>
            <w:r>
              <w:rPr>
                <w:rFonts w:ascii="Times New Roman" w:hAnsi="Times New Roman" w:cs="Times New Roman"/>
              </w:rPr>
              <w:t>降</w:t>
            </w:r>
            <w:r>
              <w:rPr>
                <w:rFonts w:ascii="Times New Roman" w:hAnsi="Times New Roman" w:cs="Times New Roman" w:hint="eastAsia"/>
              </w:rPr>
              <w:t>”、“左旋”、“右旋”</w:t>
            </w:r>
            <w:r>
              <w:rPr>
                <w:rFonts w:ascii="Times New Roman" w:hAnsi="Times New Roman" w:cs="Times New Roman"/>
              </w:rPr>
              <w:t>按钮各</w:t>
            </w:r>
            <w:r>
              <w:rPr>
                <w:rFonts w:ascii="Times New Roman" w:hAnsi="Times New Roman" w:cs="Times New Roman" w:hint="eastAsia"/>
              </w:rPr>
              <w:t>一个，位于机械臂法兰端。</w:t>
            </w:r>
          </w:p>
        </w:tc>
        <w:tc>
          <w:tcPr>
            <w:tcW w:w="2596" w:type="dxa"/>
            <w:vMerge/>
          </w:tcPr>
          <w:p w14:paraId="3E07F6F8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1E8B9DEC" w14:textId="77777777">
        <w:tc>
          <w:tcPr>
            <w:tcW w:w="1111" w:type="dxa"/>
            <w:vMerge/>
            <w:vAlign w:val="center"/>
          </w:tcPr>
          <w:p w14:paraId="05AC3685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AB443F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TR030012</w:t>
            </w:r>
          </w:p>
        </w:tc>
        <w:tc>
          <w:tcPr>
            <w:tcW w:w="3780" w:type="dxa"/>
          </w:tcPr>
          <w:p w14:paraId="30A1192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电源开关</w:t>
            </w:r>
            <w:r>
              <w:rPr>
                <w:rFonts w:ascii="Times New Roman" w:hAnsi="Times New Roman" w:cs="Times New Roman"/>
              </w:rPr>
              <w:t>按钮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2F4FAC24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62AC438D" w14:textId="77777777">
        <w:tc>
          <w:tcPr>
            <w:tcW w:w="1111" w:type="dxa"/>
            <w:vMerge/>
            <w:vAlign w:val="center"/>
          </w:tcPr>
          <w:p w14:paraId="6D362D17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26CBAB3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TR030013</w:t>
            </w:r>
          </w:p>
        </w:tc>
        <w:tc>
          <w:tcPr>
            <w:tcW w:w="3780" w:type="dxa"/>
          </w:tcPr>
          <w:p w14:paraId="30433BD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系统开机按钮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个（包含指示灯）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1E5CA17F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5267D2B1" w14:textId="77777777">
        <w:trPr>
          <w:trHeight w:val="90"/>
        </w:trPr>
        <w:tc>
          <w:tcPr>
            <w:tcW w:w="1111" w:type="dxa"/>
            <w:vMerge w:val="restart"/>
            <w:vAlign w:val="center"/>
          </w:tcPr>
          <w:p w14:paraId="05A85DD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灯光</w:t>
            </w:r>
          </w:p>
        </w:tc>
        <w:tc>
          <w:tcPr>
            <w:tcW w:w="1035" w:type="dxa"/>
            <w:vAlign w:val="center"/>
          </w:tcPr>
          <w:p w14:paraId="27244D2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TR030014</w:t>
            </w:r>
          </w:p>
        </w:tc>
        <w:tc>
          <w:tcPr>
            <w:tcW w:w="3780" w:type="dxa"/>
          </w:tcPr>
          <w:p w14:paraId="36B1BC4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个，设备上电后立即亮起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 w:val="restart"/>
          </w:tcPr>
          <w:p w14:paraId="5B9085B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设置相应的灯光元件安装结构</w:t>
            </w:r>
          </w:p>
        </w:tc>
      </w:tr>
      <w:tr w:rsidR="00893D4C" w14:paraId="5F1120E8" w14:textId="77777777">
        <w:trPr>
          <w:trHeight w:val="90"/>
        </w:trPr>
        <w:tc>
          <w:tcPr>
            <w:tcW w:w="1111" w:type="dxa"/>
            <w:vMerge/>
            <w:vAlign w:val="center"/>
          </w:tcPr>
          <w:p w14:paraId="740AB620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9F9E40E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TR030015</w:t>
            </w:r>
          </w:p>
        </w:tc>
        <w:tc>
          <w:tcPr>
            <w:tcW w:w="3780" w:type="dxa"/>
          </w:tcPr>
          <w:p w14:paraId="62AEE5C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充电状态指示灯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cs="Times New Roman" w:hint="eastAsia"/>
              </w:rPr>
              <w:t>个。</w:t>
            </w:r>
          </w:p>
        </w:tc>
        <w:tc>
          <w:tcPr>
            <w:tcW w:w="2596" w:type="dxa"/>
            <w:vMerge/>
          </w:tcPr>
          <w:p w14:paraId="6AB28E7C" w14:textId="77777777" w:rsidR="00893D4C" w:rsidRDefault="00893D4C">
            <w:pPr>
              <w:jc w:val="left"/>
              <w:rPr>
                <w:rFonts w:cs="Times New Roman"/>
              </w:rPr>
            </w:pPr>
          </w:p>
        </w:tc>
      </w:tr>
      <w:tr w:rsidR="00893D4C" w14:paraId="1A63EE3E" w14:textId="77777777">
        <w:tc>
          <w:tcPr>
            <w:tcW w:w="1111" w:type="dxa"/>
            <w:vMerge/>
            <w:vAlign w:val="center"/>
          </w:tcPr>
          <w:p w14:paraId="2F2859C5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A08AD3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TR030016</w:t>
            </w:r>
          </w:p>
        </w:tc>
        <w:tc>
          <w:tcPr>
            <w:tcW w:w="3780" w:type="dxa"/>
          </w:tcPr>
          <w:p w14:paraId="79E9D7D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系统</w:t>
            </w:r>
            <w:r>
              <w:rPr>
                <w:rFonts w:ascii="Times New Roman" w:hAnsi="Times New Roman" w:cs="Times New Roman" w:hint="eastAsia"/>
              </w:rPr>
              <w:t>供电状态</w:t>
            </w:r>
            <w:r>
              <w:rPr>
                <w:rFonts w:ascii="Times New Roman" w:hAnsi="Times New Roman" w:cs="Times New Roman"/>
              </w:rPr>
              <w:t>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，未上电灯灭，电源供电蓝色，</w:t>
            </w: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供电黄色。</w:t>
            </w:r>
          </w:p>
        </w:tc>
        <w:tc>
          <w:tcPr>
            <w:tcW w:w="2596" w:type="dxa"/>
            <w:vMerge/>
          </w:tcPr>
          <w:p w14:paraId="1B0B4507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3B741025" w14:textId="77777777">
        <w:tc>
          <w:tcPr>
            <w:tcW w:w="1111" w:type="dxa"/>
            <w:vMerge/>
            <w:vAlign w:val="center"/>
          </w:tcPr>
          <w:p w14:paraId="06B78C0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4A84AC2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TR030017</w:t>
            </w:r>
          </w:p>
        </w:tc>
        <w:tc>
          <w:tcPr>
            <w:tcW w:w="3780" w:type="dxa"/>
          </w:tcPr>
          <w:p w14:paraId="5ECD67C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机械臂运行指示灯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091310B1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31BD10F0" w14:textId="77777777">
        <w:tc>
          <w:tcPr>
            <w:tcW w:w="1111" w:type="dxa"/>
            <w:vAlign w:val="center"/>
          </w:tcPr>
          <w:p w14:paraId="6E9C3DF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提示音</w:t>
            </w:r>
          </w:p>
        </w:tc>
        <w:tc>
          <w:tcPr>
            <w:tcW w:w="1035" w:type="dxa"/>
            <w:vAlign w:val="center"/>
          </w:tcPr>
          <w:p w14:paraId="7B024DD3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TR030018</w:t>
            </w:r>
          </w:p>
        </w:tc>
        <w:tc>
          <w:tcPr>
            <w:tcW w:w="3780" w:type="dxa"/>
          </w:tcPr>
          <w:p w14:paraId="227085E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独立供电时设备发出提示音。</w:t>
            </w:r>
          </w:p>
        </w:tc>
        <w:tc>
          <w:tcPr>
            <w:tcW w:w="2596" w:type="dxa"/>
            <w:vAlign w:val="center"/>
          </w:tcPr>
          <w:p w14:paraId="51CC9D58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设置喇叭</w:t>
            </w:r>
          </w:p>
        </w:tc>
      </w:tr>
      <w:tr w:rsidR="00893D4C" w14:paraId="08EBD9FC" w14:textId="77777777">
        <w:tc>
          <w:tcPr>
            <w:tcW w:w="1111" w:type="dxa"/>
            <w:vAlign w:val="center"/>
          </w:tcPr>
          <w:p w14:paraId="3D3F841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造型风格</w:t>
            </w:r>
          </w:p>
        </w:tc>
        <w:tc>
          <w:tcPr>
            <w:tcW w:w="1035" w:type="dxa"/>
            <w:vAlign w:val="center"/>
          </w:tcPr>
          <w:p w14:paraId="48BBCD22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TR030019</w:t>
            </w:r>
          </w:p>
        </w:tc>
        <w:tc>
          <w:tcPr>
            <w:tcW w:w="3780" w:type="dxa"/>
          </w:tcPr>
          <w:p w14:paraId="67B97C9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科技、简约、专业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Align w:val="center"/>
          </w:tcPr>
          <w:p w14:paraId="51ECEA7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工业设计根据该要求造型设计</w:t>
            </w:r>
          </w:p>
        </w:tc>
      </w:tr>
      <w:tr w:rsidR="00893D4C" w14:paraId="0BEED934" w14:textId="77777777">
        <w:tc>
          <w:tcPr>
            <w:tcW w:w="1111" w:type="dxa"/>
            <w:vMerge w:val="restart"/>
            <w:vAlign w:val="center"/>
          </w:tcPr>
          <w:p w14:paraId="5B164A9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台车组成</w:t>
            </w:r>
          </w:p>
        </w:tc>
        <w:tc>
          <w:tcPr>
            <w:tcW w:w="1035" w:type="dxa"/>
            <w:vAlign w:val="center"/>
          </w:tcPr>
          <w:p w14:paraId="0138B65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TR030020</w:t>
            </w:r>
          </w:p>
        </w:tc>
        <w:tc>
          <w:tcPr>
            <w:tcW w:w="3780" w:type="dxa"/>
          </w:tcPr>
          <w:p w14:paraId="77B6CFA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UR5e</w:t>
            </w:r>
            <w:r>
              <w:rPr>
                <w:rFonts w:ascii="Times New Roman" w:hAnsi="Times New Roman" w:cs="Times New Roman"/>
              </w:rPr>
              <w:t>机械臂及控制</w:t>
            </w:r>
            <w:r>
              <w:rPr>
                <w:rFonts w:ascii="Times New Roman" w:hAnsi="Times New Roman" w:cs="Times New Roman" w:hint="eastAsia"/>
              </w:rPr>
              <w:t>箱</w:t>
            </w:r>
          </w:p>
        </w:tc>
        <w:tc>
          <w:tcPr>
            <w:tcW w:w="2596" w:type="dxa"/>
            <w:vMerge w:val="restart"/>
          </w:tcPr>
          <w:p w14:paraId="3B4973DE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ascii="Times New Roman" w:hAnsi="Times New Roman" w:cs="Times New Roman" w:hint="eastAsia"/>
              </w:rPr>
              <w:t>电子选型</w:t>
            </w:r>
          </w:p>
        </w:tc>
      </w:tr>
      <w:tr w:rsidR="00893D4C" w14:paraId="30815913" w14:textId="77777777">
        <w:tc>
          <w:tcPr>
            <w:tcW w:w="1111" w:type="dxa"/>
            <w:vMerge/>
            <w:vAlign w:val="center"/>
          </w:tcPr>
          <w:p w14:paraId="650F534A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7FB2EF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TR030021</w:t>
            </w:r>
          </w:p>
        </w:tc>
        <w:tc>
          <w:tcPr>
            <w:tcW w:w="3780" w:type="dxa"/>
          </w:tcPr>
          <w:p w14:paraId="1A44FDC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（</w:t>
            </w: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供电时，需要提示声音）</w:t>
            </w:r>
          </w:p>
        </w:tc>
        <w:tc>
          <w:tcPr>
            <w:tcW w:w="2596" w:type="dxa"/>
            <w:vMerge/>
          </w:tcPr>
          <w:p w14:paraId="63C8FC3B" w14:textId="77777777" w:rsidR="00893D4C" w:rsidRDefault="00893D4C">
            <w:pPr>
              <w:jc w:val="left"/>
              <w:rPr>
                <w:rFonts w:cs="Times New Roman"/>
              </w:rPr>
            </w:pPr>
          </w:p>
        </w:tc>
      </w:tr>
      <w:tr w:rsidR="00893D4C" w14:paraId="05C80D1A" w14:textId="77777777">
        <w:tc>
          <w:tcPr>
            <w:tcW w:w="1111" w:type="dxa"/>
            <w:vMerge/>
            <w:vAlign w:val="center"/>
          </w:tcPr>
          <w:p w14:paraId="6D42E81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ACFCC4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TR030022</w:t>
            </w:r>
          </w:p>
        </w:tc>
        <w:tc>
          <w:tcPr>
            <w:tcW w:w="3780" w:type="dxa"/>
          </w:tcPr>
          <w:p w14:paraId="50DC593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Style w:val="af"/>
                <w:rFonts w:hint="eastAsia"/>
              </w:rPr>
              <w:t>USB</w:t>
            </w:r>
            <w:r>
              <w:rPr>
                <w:rStyle w:val="af"/>
                <w:rFonts w:hint="eastAsia"/>
              </w:rPr>
              <w:t>分线器</w:t>
            </w:r>
          </w:p>
        </w:tc>
        <w:tc>
          <w:tcPr>
            <w:tcW w:w="2596" w:type="dxa"/>
            <w:vMerge/>
          </w:tcPr>
          <w:p w14:paraId="30569CBF" w14:textId="77777777" w:rsidR="00893D4C" w:rsidRDefault="00893D4C">
            <w:pPr>
              <w:jc w:val="left"/>
              <w:rPr>
                <w:rStyle w:val="af"/>
              </w:rPr>
            </w:pPr>
          </w:p>
        </w:tc>
      </w:tr>
      <w:tr w:rsidR="00893D4C" w14:paraId="29C8DBD4" w14:textId="77777777">
        <w:tc>
          <w:tcPr>
            <w:tcW w:w="1111" w:type="dxa"/>
            <w:vMerge/>
            <w:vAlign w:val="center"/>
          </w:tcPr>
          <w:p w14:paraId="66AB5D6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72A689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TR030023</w:t>
            </w:r>
          </w:p>
        </w:tc>
        <w:tc>
          <w:tcPr>
            <w:tcW w:w="3780" w:type="dxa"/>
          </w:tcPr>
          <w:p w14:paraId="10FC647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升降机构</w:t>
            </w:r>
          </w:p>
        </w:tc>
        <w:tc>
          <w:tcPr>
            <w:tcW w:w="2596" w:type="dxa"/>
            <w:vMerge/>
          </w:tcPr>
          <w:p w14:paraId="3DA6243C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78EAA9A5" w14:textId="77777777">
        <w:tc>
          <w:tcPr>
            <w:tcW w:w="1111" w:type="dxa"/>
            <w:vMerge/>
            <w:vAlign w:val="center"/>
          </w:tcPr>
          <w:p w14:paraId="19A6192D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4209FE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TR030024</w:t>
            </w:r>
          </w:p>
        </w:tc>
        <w:tc>
          <w:tcPr>
            <w:tcW w:w="3780" w:type="dxa"/>
          </w:tcPr>
          <w:p w14:paraId="42A4130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电源（开关电源、滤波开关）</w:t>
            </w:r>
          </w:p>
        </w:tc>
        <w:tc>
          <w:tcPr>
            <w:tcW w:w="2596" w:type="dxa"/>
            <w:vMerge/>
          </w:tcPr>
          <w:p w14:paraId="2B79C0EA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5CC5EDCD" w14:textId="77777777">
        <w:tc>
          <w:tcPr>
            <w:tcW w:w="1111" w:type="dxa"/>
            <w:vMerge/>
            <w:vAlign w:val="center"/>
          </w:tcPr>
          <w:p w14:paraId="5D7B1A92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56B7482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TR030025</w:t>
            </w:r>
          </w:p>
        </w:tc>
        <w:tc>
          <w:tcPr>
            <w:tcW w:w="3780" w:type="dxa"/>
          </w:tcPr>
          <w:p w14:paraId="5057D65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静音</w:t>
            </w:r>
            <w:r>
              <w:rPr>
                <w:rFonts w:ascii="Times New Roman" w:hAnsi="Times New Roman" w:cs="Times New Roman" w:hint="eastAsia"/>
              </w:rPr>
              <w:t>脚</w:t>
            </w:r>
            <w:r>
              <w:rPr>
                <w:rFonts w:ascii="Times New Roman" w:hAnsi="Times New Roman" w:cs="Times New Roman"/>
              </w:rPr>
              <w:t>轮</w:t>
            </w:r>
            <w:r>
              <w:rPr>
                <w:rFonts w:ascii="Times New Roman" w:hAnsi="Times New Roman" w:cs="Times New Roman" w:hint="eastAsia"/>
              </w:rPr>
              <w:t>（带扫线器、刹车）</w:t>
            </w:r>
          </w:p>
        </w:tc>
        <w:tc>
          <w:tcPr>
            <w:tcW w:w="2596" w:type="dxa"/>
          </w:tcPr>
          <w:p w14:paraId="54C676BC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选择合适的脚轮</w:t>
            </w:r>
          </w:p>
        </w:tc>
      </w:tr>
      <w:tr w:rsidR="00893D4C" w14:paraId="026B9458" w14:textId="77777777">
        <w:tc>
          <w:tcPr>
            <w:tcW w:w="1111" w:type="dxa"/>
            <w:vMerge/>
            <w:vAlign w:val="center"/>
          </w:tcPr>
          <w:p w14:paraId="3040B3B4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D3ADF4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TR030026</w:t>
            </w:r>
          </w:p>
        </w:tc>
        <w:tc>
          <w:tcPr>
            <w:tcW w:w="3780" w:type="dxa"/>
          </w:tcPr>
          <w:p w14:paraId="1693727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兼容有线双脚踏和无线双脚踏</w:t>
            </w:r>
          </w:p>
        </w:tc>
        <w:tc>
          <w:tcPr>
            <w:tcW w:w="2596" w:type="dxa"/>
          </w:tcPr>
          <w:p w14:paraId="319A2AE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选择合适的脚踏开关（电子选型）</w:t>
            </w:r>
          </w:p>
        </w:tc>
      </w:tr>
      <w:tr w:rsidR="00893D4C" w14:paraId="7DFCD21C" w14:textId="77777777">
        <w:tc>
          <w:tcPr>
            <w:tcW w:w="1111" w:type="dxa"/>
            <w:vMerge/>
            <w:vAlign w:val="center"/>
          </w:tcPr>
          <w:p w14:paraId="74269396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06F8D45D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TR030027</w:t>
            </w:r>
          </w:p>
        </w:tc>
        <w:tc>
          <w:tcPr>
            <w:tcW w:w="3780" w:type="dxa"/>
          </w:tcPr>
          <w:p w14:paraId="12F7A95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末端控制器：</w:t>
            </w:r>
          </w:p>
          <w:p w14:paraId="42290364" w14:textId="77777777" w:rsidR="00893D4C" w:rsidRDefault="00E36F4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设置有绝缘层用于定位器和机械臂本体间的电器隔离。</w:t>
            </w:r>
          </w:p>
          <w:p w14:paraId="3A73EC6B" w14:textId="77777777" w:rsidR="00893D4C" w:rsidRDefault="00E36F4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有灯带，用于显示机械臂工作状态。</w:t>
            </w:r>
          </w:p>
          <w:p w14:paraId="0C419D97" w14:textId="77777777" w:rsidR="00893D4C" w:rsidRDefault="00E36F4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有“上</w:t>
            </w:r>
            <w:r>
              <w:rPr>
                <w:rFonts w:ascii="Times New Roman" w:hAnsi="Times New Roman" w:cs="Times New Roman"/>
              </w:rPr>
              <w:t>升</w:t>
            </w:r>
            <w:r>
              <w:rPr>
                <w:rFonts w:ascii="Times New Roman" w:hAnsi="Times New Roman" w:cs="Times New Roman" w:hint="eastAsia"/>
              </w:rPr>
              <w:t>”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 w:hint="eastAsia"/>
              </w:rPr>
              <w:t>“下</w:t>
            </w:r>
            <w:r>
              <w:rPr>
                <w:rFonts w:ascii="Times New Roman" w:hAnsi="Times New Roman" w:cs="Times New Roman"/>
              </w:rPr>
              <w:t>降</w:t>
            </w:r>
            <w:r>
              <w:rPr>
                <w:rFonts w:ascii="Times New Roman" w:hAnsi="Times New Roman" w:cs="Times New Roman" w:hint="eastAsia"/>
              </w:rPr>
              <w:t>”、“左旋”、“右旋”四个按钮，控制机械臂沿着通道轴线运动。</w:t>
            </w:r>
          </w:p>
          <w:p w14:paraId="4C475FBA" w14:textId="77777777" w:rsidR="00893D4C" w:rsidRDefault="00E36F4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有转接法兰，用于</w:t>
            </w:r>
            <w:r>
              <w:rPr>
                <w:rFonts w:cs="Times New Roman" w:hint="eastAsia"/>
              </w:rPr>
              <w:t>定位器的连接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69305369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在机械臂末端设置一个末端控制器，控制器上设置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个按钮，用于控制手术通道调整，同时设置光环，用于显示状态。</w:t>
            </w:r>
          </w:p>
        </w:tc>
      </w:tr>
      <w:tr w:rsidR="00893D4C" w14:paraId="4B0DADFE" w14:textId="77777777">
        <w:tc>
          <w:tcPr>
            <w:tcW w:w="1111" w:type="dxa"/>
            <w:vMerge/>
            <w:vAlign w:val="center"/>
          </w:tcPr>
          <w:p w14:paraId="67157CB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E5F9FE7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TR030028</w:t>
            </w:r>
          </w:p>
        </w:tc>
        <w:tc>
          <w:tcPr>
            <w:tcW w:w="3780" w:type="dxa"/>
            <w:vAlign w:val="center"/>
          </w:tcPr>
          <w:p w14:paraId="758625B3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Style w:val="af"/>
                <w:rFonts w:hint="eastAsia"/>
              </w:rPr>
              <w:t>脚踏挂钩</w:t>
            </w:r>
          </w:p>
        </w:tc>
        <w:tc>
          <w:tcPr>
            <w:tcW w:w="2596" w:type="dxa"/>
            <w:vAlign w:val="center"/>
          </w:tcPr>
          <w:p w14:paraId="36613A7D" w14:textId="77777777" w:rsidR="00893D4C" w:rsidRDefault="00E36F4B">
            <w:pPr>
              <w:rPr>
                <w:rStyle w:val="af"/>
              </w:rPr>
            </w:pPr>
            <w:r>
              <w:rPr>
                <w:rFonts w:ascii="Times New Roman" w:hAnsi="Times New Roman" w:cs="Times New Roman" w:hint="eastAsia"/>
              </w:rPr>
              <w:t>设置</w:t>
            </w:r>
            <w:r>
              <w:rPr>
                <w:rStyle w:val="af"/>
                <w:rFonts w:hint="eastAsia"/>
              </w:rPr>
              <w:t>脚踏挂钩</w:t>
            </w:r>
          </w:p>
        </w:tc>
      </w:tr>
      <w:tr w:rsidR="00893D4C" w14:paraId="414650E9" w14:textId="77777777">
        <w:trPr>
          <w:trHeight w:val="666"/>
        </w:trPr>
        <w:tc>
          <w:tcPr>
            <w:tcW w:w="1111" w:type="dxa"/>
            <w:vMerge/>
            <w:vAlign w:val="center"/>
          </w:tcPr>
          <w:p w14:paraId="66D8C848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25885849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TR030029</w:t>
            </w:r>
          </w:p>
        </w:tc>
        <w:tc>
          <w:tcPr>
            <w:tcW w:w="3780" w:type="dxa"/>
            <w:vAlign w:val="center"/>
          </w:tcPr>
          <w:p w14:paraId="7AAFB219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电源线</w:t>
            </w:r>
          </w:p>
        </w:tc>
        <w:tc>
          <w:tcPr>
            <w:tcW w:w="2596" w:type="dxa"/>
            <w:vAlign w:val="center"/>
          </w:tcPr>
          <w:p w14:paraId="41505128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选择合适长度的电源线</w:t>
            </w:r>
          </w:p>
        </w:tc>
      </w:tr>
      <w:tr w:rsidR="00893D4C" w14:paraId="3972318C" w14:textId="77777777">
        <w:tc>
          <w:tcPr>
            <w:tcW w:w="1111" w:type="dxa"/>
            <w:vMerge w:val="restart"/>
            <w:vAlign w:val="center"/>
          </w:tcPr>
          <w:p w14:paraId="419ACB4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结构设计</w:t>
            </w:r>
          </w:p>
        </w:tc>
        <w:tc>
          <w:tcPr>
            <w:tcW w:w="1035" w:type="dxa"/>
            <w:vAlign w:val="center"/>
          </w:tcPr>
          <w:p w14:paraId="6A74DAA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TR030030</w:t>
            </w:r>
          </w:p>
        </w:tc>
        <w:tc>
          <w:tcPr>
            <w:tcW w:w="3780" w:type="dxa"/>
          </w:tcPr>
          <w:p w14:paraId="1FF40DA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脚踏收纳：脚踏在正常使用时放置在地面上，当结束使用后</w:t>
            </w:r>
            <w:r>
              <w:rPr>
                <w:rFonts w:ascii="Times New Roman" w:hAnsi="Times New Roman" w:cs="Times New Roman" w:hint="eastAsia"/>
              </w:rPr>
              <w:t>可悬挂在挂钩上。</w:t>
            </w:r>
          </w:p>
        </w:tc>
        <w:tc>
          <w:tcPr>
            <w:tcW w:w="2596" w:type="dxa"/>
          </w:tcPr>
          <w:p w14:paraId="70BDB91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</w:t>
            </w:r>
            <w:r>
              <w:rPr>
                <w:rStyle w:val="af"/>
                <w:rFonts w:hint="eastAsia"/>
              </w:rPr>
              <w:t>脚踏</w:t>
            </w:r>
            <w:r>
              <w:rPr>
                <w:rFonts w:ascii="Times New Roman" w:hAnsi="Times New Roman" w:cs="Times New Roman" w:hint="eastAsia"/>
              </w:rPr>
              <w:t>收纳</w:t>
            </w:r>
          </w:p>
        </w:tc>
      </w:tr>
      <w:tr w:rsidR="00893D4C" w14:paraId="612A2A66" w14:textId="77777777">
        <w:tc>
          <w:tcPr>
            <w:tcW w:w="1111" w:type="dxa"/>
            <w:vMerge/>
            <w:vAlign w:val="center"/>
          </w:tcPr>
          <w:p w14:paraId="6CE3964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720A355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TR030031</w:t>
            </w:r>
          </w:p>
        </w:tc>
        <w:tc>
          <w:tcPr>
            <w:tcW w:w="3780" w:type="dxa"/>
          </w:tcPr>
          <w:p w14:paraId="0CADCA3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设备检修口：机械臂控制箱位置设计设备检修口，方便快速检修</w:t>
            </w:r>
            <w:r>
              <w:rPr>
                <w:rFonts w:ascii="Times New Roman" w:hAnsi="Times New Roman" w:cs="Times New Roman" w:hint="eastAsia"/>
              </w:rPr>
              <w:t>，方便更换</w:t>
            </w:r>
            <w:r>
              <w:rPr>
                <w:rFonts w:ascii="Times New Roman" w:hAnsi="Times New Roman" w:cs="Times New Roman" w:hint="eastAsia"/>
              </w:rPr>
              <w:t>UPS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02325D1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设置方便拆装的检修口</w:t>
            </w:r>
          </w:p>
        </w:tc>
      </w:tr>
      <w:tr w:rsidR="00893D4C" w14:paraId="506E7111" w14:textId="77777777">
        <w:tc>
          <w:tcPr>
            <w:tcW w:w="1111" w:type="dxa"/>
            <w:vMerge/>
            <w:vAlign w:val="center"/>
          </w:tcPr>
          <w:p w14:paraId="29A96C3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63AA413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TR030032</w:t>
            </w:r>
          </w:p>
        </w:tc>
        <w:tc>
          <w:tcPr>
            <w:tcW w:w="3780" w:type="dxa"/>
          </w:tcPr>
          <w:p w14:paraId="1593D74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机械臂工作高度：当设备工作时，要求机械臂的基座距离地面</w:t>
            </w:r>
            <w:r>
              <w:rPr>
                <w:rFonts w:ascii="Times New Roman" w:hAnsi="Times New Roman" w:cs="Times New Roman" w:hint="eastAsia"/>
              </w:rPr>
              <w:t>不小于</w:t>
            </w:r>
            <w:r>
              <w:rPr>
                <w:rFonts w:ascii="Times New Roman" w:hAnsi="Times New Roman" w:cs="Times New Roman"/>
              </w:rPr>
              <w:t>1m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63B5CC6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按要求设计机械臂安装高度</w:t>
            </w:r>
          </w:p>
        </w:tc>
      </w:tr>
      <w:tr w:rsidR="00893D4C" w14:paraId="09DF6B05" w14:textId="77777777">
        <w:tc>
          <w:tcPr>
            <w:tcW w:w="1111" w:type="dxa"/>
            <w:vMerge/>
            <w:vAlign w:val="center"/>
          </w:tcPr>
          <w:p w14:paraId="37F46C1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6E4BE06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TR030033</w:t>
            </w:r>
          </w:p>
        </w:tc>
        <w:tc>
          <w:tcPr>
            <w:tcW w:w="3780" w:type="dxa"/>
          </w:tcPr>
          <w:p w14:paraId="005AC11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设备重量：台车设计完成后总体重量</w:t>
            </w:r>
            <w:r>
              <w:rPr>
                <w:rFonts w:ascii="Times New Roman" w:hAnsi="Times New Roman" w:cs="Times New Roman" w:hint="eastAsia"/>
              </w:rPr>
              <w:t>不低于</w:t>
            </w:r>
            <w:r>
              <w:rPr>
                <w:rFonts w:ascii="Times New Roman" w:hAnsi="Times New Roman" w:cs="Times New Roman" w:hint="eastAsia"/>
              </w:rPr>
              <w:t>12</w:t>
            </w: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公斤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34ADC80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配重设计</w:t>
            </w:r>
          </w:p>
        </w:tc>
      </w:tr>
      <w:tr w:rsidR="00893D4C" w14:paraId="5294E8BD" w14:textId="77777777">
        <w:tc>
          <w:tcPr>
            <w:tcW w:w="1111" w:type="dxa"/>
            <w:vMerge/>
            <w:vAlign w:val="center"/>
          </w:tcPr>
          <w:p w14:paraId="5B1962B3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77EC5C9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TR030034</w:t>
            </w:r>
          </w:p>
        </w:tc>
        <w:tc>
          <w:tcPr>
            <w:tcW w:w="3780" w:type="dxa"/>
          </w:tcPr>
          <w:p w14:paraId="41A91ED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散热：外壳有散</w:t>
            </w:r>
            <w:r>
              <w:rPr>
                <w:rFonts w:ascii="Times New Roman" w:hAnsi="Times New Roman" w:cs="Times New Roman" w:hint="eastAsia"/>
              </w:rPr>
              <w:t>热</w:t>
            </w:r>
            <w:r>
              <w:rPr>
                <w:rFonts w:ascii="Times New Roman" w:hAnsi="Times New Roman" w:cs="Times New Roman"/>
              </w:rPr>
              <w:t>孔，热源主要为机械臂控制</w:t>
            </w:r>
            <w:r>
              <w:rPr>
                <w:rFonts w:ascii="Times New Roman" w:hAnsi="Times New Roman" w:cs="Times New Roman" w:hint="eastAsia"/>
              </w:rPr>
              <w:t>箱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UPS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10100B7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外壳设置散热孔</w:t>
            </w:r>
          </w:p>
        </w:tc>
      </w:tr>
      <w:tr w:rsidR="00893D4C" w14:paraId="53DBD749" w14:textId="77777777">
        <w:tc>
          <w:tcPr>
            <w:tcW w:w="1111" w:type="dxa"/>
            <w:vMerge/>
            <w:vAlign w:val="center"/>
          </w:tcPr>
          <w:p w14:paraId="35B174F3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73E0636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TR030035</w:t>
            </w:r>
          </w:p>
        </w:tc>
        <w:tc>
          <w:tcPr>
            <w:tcW w:w="3780" w:type="dxa"/>
          </w:tcPr>
          <w:p w14:paraId="025200B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防尘：进风口、散热口有防尘措施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1EF2636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散热口内设置防尘网</w:t>
            </w:r>
          </w:p>
        </w:tc>
      </w:tr>
      <w:tr w:rsidR="00893D4C" w14:paraId="698E0876" w14:textId="77777777">
        <w:tc>
          <w:tcPr>
            <w:tcW w:w="1111" w:type="dxa"/>
            <w:vMerge/>
            <w:vAlign w:val="center"/>
          </w:tcPr>
          <w:p w14:paraId="33DEE1D7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088AB22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TR030036</w:t>
            </w:r>
          </w:p>
        </w:tc>
        <w:tc>
          <w:tcPr>
            <w:tcW w:w="3780" w:type="dxa"/>
          </w:tcPr>
          <w:p w14:paraId="4BE21D3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包装和运输要求：</w:t>
            </w:r>
            <w:r>
              <w:rPr>
                <w:rFonts w:hint="eastAsia"/>
              </w:rPr>
              <w:t>设计应考虑台车组件运输时的可靠性和现场组装的便利性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3C88DCD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台车模块化设计，方便安装，减小包装尺寸</w:t>
            </w:r>
          </w:p>
        </w:tc>
      </w:tr>
      <w:tr w:rsidR="00893D4C" w14:paraId="20BC6841" w14:textId="77777777">
        <w:tc>
          <w:tcPr>
            <w:tcW w:w="1111" w:type="dxa"/>
            <w:vMerge/>
            <w:vAlign w:val="center"/>
          </w:tcPr>
          <w:p w14:paraId="08E79294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6EEE6F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TR030037</w:t>
            </w:r>
          </w:p>
        </w:tc>
        <w:tc>
          <w:tcPr>
            <w:tcW w:w="3780" w:type="dxa"/>
          </w:tcPr>
          <w:p w14:paraId="061FA29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设备断电后可以单独启动</w:t>
            </w:r>
            <w:r>
              <w:rPr>
                <w:rFonts w:cs="Times New Roman" w:hint="eastAsia"/>
              </w:rPr>
              <w:t>UPS</w:t>
            </w:r>
            <w:r>
              <w:rPr>
                <w:rFonts w:cs="Times New Roman" w:hint="eastAsia"/>
              </w:rPr>
              <w:t>，控制台</w:t>
            </w:r>
            <w:r>
              <w:rPr>
                <w:rFonts w:cs="Times New Roman" w:hint="eastAsia"/>
              </w:rPr>
              <w:lastRenderedPageBreak/>
              <w:t>车升降。</w:t>
            </w:r>
          </w:p>
        </w:tc>
        <w:tc>
          <w:tcPr>
            <w:tcW w:w="2596" w:type="dxa"/>
          </w:tcPr>
          <w:p w14:paraId="06AC72CA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设置隐藏式盖板，打开可</w:t>
            </w:r>
            <w:r>
              <w:rPr>
                <w:rFonts w:cs="Times New Roman" w:hint="eastAsia"/>
              </w:rPr>
              <w:lastRenderedPageBreak/>
              <w:t>控制</w:t>
            </w:r>
            <w:r>
              <w:rPr>
                <w:rFonts w:cs="Times New Roman" w:hint="eastAsia"/>
              </w:rPr>
              <w:t>UPS</w:t>
            </w:r>
          </w:p>
        </w:tc>
      </w:tr>
      <w:tr w:rsidR="00893D4C" w14:paraId="3BF9CB21" w14:textId="77777777">
        <w:tc>
          <w:tcPr>
            <w:tcW w:w="1111" w:type="dxa"/>
            <w:vMerge/>
            <w:vAlign w:val="center"/>
          </w:tcPr>
          <w:p w14:paraId="76F85A47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30AC5FBD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TR030038</w:t>
            </w:r>
          </w:p>
        </w:tc>
        <w:tc>
          <w:tcPr>
            <w:tcW w:w="3780" w:type="dxa"/>
          </w:tcPr>
          <w:p w14:paraId="5FE19892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占地面积尽量小，保证稳定性的情况下尽量轻。</w:t>
            </w:r>
          </w:p>
          <w:p w14:paraId="6CA6FABE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在</w:t>
            </w:r>
            <w:r>
              <w:rPr>
                <w:rFonts w:cs="Times New Roman" w:hint="eastAsia"/>
              </w:rPr>
              <w:t>10</w:t>
            </w:r>
            <w:r>
              <w:rPr>
                <w:rFonts w:cs="Times New Roman" w:hint="eastAsia"/>
              </w:rPr>
              <w:t>度坡面上不会倾倒。</w:t>
            </w:r>
          </w:p>
        </w:tc>
        <w:tc>
          <w:tcPr>
            <w:tcW w:w="2596" w:type="dxa"/>
          </w:tcPr>
          <w:p w14:paraId="5CEE45D4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结构设计紧凑，重心低</w:t>
            </w:r>
          </w:p>
        </w:tc>
      </w:tr>
      <w:tr w:rsidR="00893D4C" w14:paraId="42302296" w14:textId="77777777">
        <w:trPr>
          <w:trHeight w:val="90"/>
        </w:trPr>
        <w:tc>
          <w:tcPr>
            <w:tcW w:w="1111" w:type="dxa"/>
            <w:vMerge w:val="restart"/>
            <w:vAlign w:val="center"/>
          </w:tcPr>
          <w:p w14:paraId="78F2872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外观设计</w:t>
            </w:r>
          </w:p>
        </w:tc>
        <w:tc>
          <w:tcPr>
            <w:tcW w:w="1035" w:type="dxa"/>
            <w:vAlign w:val="center"/>
          </w:tcPr>
          <w:p w14:paraId="0B37DF0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TR030039</w:t>
            </w:r>
          </w:p>
        </w:tc>
        <w:tc>
          <w:tcPr>
            <w:tcW w:w="3780" w:type="dxa"/>
          </w:tcPr>
          <w:p w14:paraId="7973CCC2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设计外观整体性时要考虑机械臂有个固定的收纳姿态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6A8317AC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在外壳上设置机械臂收纳姿态的支撑结构</w:t>
            </w:r>
          </w:p>
        </w:tc>
      </w:tr>
      <w:tr w:rsidR="00893D4C" w14:paraId="771387D1" w14:textId="77777777">
        <w:tc>
          <w:tcPr>
            <w:tcW w:w="1111" w:type="dxa"/>
            <w:vMerge/>
            <w:vAlign w:val="center"/>
          </w:tcPr>
          <w:p w14:paraId="4BABAD0F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141AE6C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TR030040</w:t>
            </w:r>
          </w:p>
        </w:tc>
        <w:tc>
          <w:tcPr>
            <w:tcW w:w="3780" w:type="dxa"/>
          </w:tcPr>
          <w:p w14:paraId="6713267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良好的耐磨性以及抗划伤性、外观污渍好清理、外观强度可靠（满足一定的防碰撞强度）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 w:val="restart"/>
          </w:tcPr>
          <w:p w14:paraId="64B7B7D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工业设计配色、加工供应商采用合适的油漆</w:t>
            </w:r>
          </w:p>
        </w:tc>
      </w:tr>
      <w:tr w:rsidR="00893D4C" w14:paraId="5C8FA84D" w14:textId="77777777">
        <w:tc>
          <w:tcPr>
            <w:tcW w:w="1111" w:type="dxa"/>
            <w:vMerge/>
            <w:vAlign w:val="center"/>
          </w:tcPr>
          <w:p w14:paraId="434E5449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2F045BFF" w14:textId="77777777" w:rsidR="00893D4C" w:rsidRDefault="00E36F4B">
            <w:pPr>
              <w:jc w:val="center"/>
              <w:rPr>
                <w:rFonts w:ascii="Times New Roman" w:hAnsi="Times New Roman" w:cs="Times New Roman"/>
                <w:w w:val="95"/>
              </w:rPr>
            </w:pPr>
            <w:r>
              <w:rPr>
                <w:rFonts w:hint="eastAsia"/>
                <w:sz w:val="18"/>
                <w:szCs w:val="18"/>
              </w:rPr>
              <w:t>TR030041</w:t>
            </w:r>
          </w:p>
        </w:tc>
        <w:tc>
          <w:tcPr>
            <w:tcW w:w="3780" w:type="dxa"/>
          </w:tcPr>
          <w:p w14:paraId="554A198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设计外观整体性要考虑</w:t>
            </w:r>
            <w:r>
              <w:rPr>
                <w:rFonts w:ascii="Times New Roman" w:hAnsi="Times New Roman" w:cs="Times New Roman" w:hint="eastAsia"/>
              </w:rPr>
              <w:t>统一</w:t>
            </w:r>
            <w:r>
              <w:rPr>
                <w:rFonts w:ascii="Times New Roman" w:hAnsi="Times New Roman" w:cs="Times New Roman"/>
              </w:rPr>
              <w:t>配色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  <w:vMerge/>
          </w:tcPr>
          <w:p w14:paraId="16C34736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55E50B7D" w14:textId="77777777">
        <w:tc>
          <w:tcPr>
            <w:tcW w:w="1111" w:type="dxa"/>
            <w:vMerge/>
            <w:vAlign w:val="center"/>
          </w:tcPr>
          <w:p w14:paraId="0E3868F8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35" w:type="dxa"/>
            <w:vAlign w:val="center"/>
          </w:tcPr>
          <w:p w14:paraId="251FA12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TR030042</w:t>
            </w:r>
          </w:p>
        </w:tc>
        <w:tc>
          <w:tcPr>
            <w:tcW w:w="3780" w:type="dxa"/>
          </w:tcPr>
          <w:p w14:paraId="49760B5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油漆喷涂。</w:t>
            </w:r>
          </w:p>
        </w:tc>
        <w:tc>
          <w:tcPr>
            <w:tcW w:w="2596" w:type="dxa"/>
            <w:vMerge/>
          </w:tcPr>
          <w:p w14:paraId="509DEEF5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1AFE1F2D" w14:textId="77777777">
        <w:tc>
          <w:tcPr>
            <w:tcW w:w="1111" w:type="dxa"/>
            <w:vAlign w:val="center"/>
          </w:tcPr>
          <w:p w14:paraId="4EF6961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5"/>
              </w:rPr>
              <w:t>材料要求</w:t>
            </w:r>
          </w:p>
        </w:tc>
        <w:tc>
          <w:tcPr>
            <w:tcW w:w="1035" w:type="dxa"/>
            <w:vAlign w:val="center"/>
          </w:tcPr>
          <w:p w14:paraId="64EA09B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TR03045</w:t>
            </w:r>
          </w:p>
        </w:tc>
        <w:tc>
          <w:tcPr>
            <w:tcW w:w="3780" w:type="dxa"/>
          </w:tcPr>
          <w:p w14:paraId="01828A6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外壳材料为</w:t>
            </w:r>
            <w:r>
              <w:rPr>
                <w:rFonts w:ascii="Times New Roman" w:hAnsi="Times New Roman" w:cs="Times New Roman" w:hint="eastAsia"/>
              </w:rPr>
              <w:t>ABS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96" w:type="dxa"/>
          </w:tcPr>
          <w:p w14:paraId="0803F5EC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外壳材料采用</w:t>
            </w:r>
            <w:r>
              <w:rPr>
                <w:rFonts w:ascii="Times New Roman" w:hAnsi="Times New Roman" w:cs="Times New Roman" w:hint="eastAsia"/>
              </w:rPr>
              <w:t>ABS</w:t>
            </w:r>
          </w:p>
        </w:tc>
      </w:tr>
      <w:tr w:rsidR="00893D4C" w14:paraId="6D3442E3" w14:textId="77777777">
        <w:tc>
          <w:tcPr>
            <w:tcW w:w="1111" w:type="dxa"/>
            <w:vAlign w:val="center"/>
          </w:tcPr>
          <w:p w14:paraId="21FEC86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工艺</w:t>
            </w:r>
          </w:p>
        </w:tc>
        <w:tc>
          <w:tcPr>
            <w:tcW w:w="1035" w:type="dxa"/>
            <w:vAlign w:val="center"/>
          </w:tcPr>
          <w:p w14:paraId="465B828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TR03046</w:t>
            </w:r>
          </w:p>
        </w:tc>
        <w:tc>
          <w:tcPr>
            <w:tcW w:w="3780" w:type="dxa"/>
          </w:tcPr>
          <w:p w14:paraId="3FAA77F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哑光油漆。</w:t>
            </w:r>
          </w:p>
        </w:tc>
        <w:tc>
          <w:tcPr>
            <w:tcW w:w="2596" w:type="dxa"/>
          </w:tcPr>
          <w:p w14:paraId="09C888C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工业设计配色、加工供应商采用合适的油漆</w:t>
            </w:r>
          </w:p>
        </w:tc>
      </w:tr>
      <w:tr w:rsidR="00893D4C" w14:paraId="065351F9" w14:textId="77777777">
        <w:tc>
          <w:tcPr>
            <w:tcW w:w="1111" w:type="dxa"/>
            <w:vAlign w:val="center"/>
          </w:tcPr>
          <w:p w14:paraId="08F6DD5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文字</w:t>
            </w:r>
          </w:p>
        </w:tc>
        <w:tc>
          <w:tcPr>
            <w:tcW w:w="1035" w:type="dxa"/>
            <w:vAlign w:val="center"/>
          </w:tcPr>
          <w:p w14:paraId="0195917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TR03047</w:t>
            </w:r>
          </w:p>
        </w:tc>
        <w:tc>
          <w:tcPr>
            <w:tcW w:w="3780" w:type="dxa"/>
          </w:tcPr>
          <w:p w14:paraId="61FB6E8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商标、</w:t>
            </w:r>
            <w:r>
              <w:rPr>
                <w:rFonts w:ascii="Times New Roman" w:hAnsi="Times New Roman" w:cs="Times New Roman" w:hint="eastAsia"/>
              </w:rPr>
              <w:t>logo</w:t>
            </w:r>
            <w:r>
              <w:rPr>
                <w:rFonts w:ascii="Times New Roman" w:hAnsi="Times New Roman" w:cs="Times New Roman" w:hint="eastAsia"/>
              </w:rPr>
              <w:t>、标签。</w:t>
            </w:r>
          </w:p>
        </w:tc>
        <w:tc>
          <w:tcPr>
            <w:tcW w:w="2596" w:type="dxa"/>
          </w:tcPr>
          <w:p w14:paraId="05CC367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设置标签和合适的外壳丝印图案。</w:t>
            </w:r>
          </w:p>
        </w:tc>
      </w:tr>
    </w:tbl>
    <w:p w14:paraId="457C7AE6" w14:textId="77777777" w:rsidR="00893D4C" w:rsidRDefault="00E36F4B">
      <w:pPr>
        <w:pStyle w:val="a0"/>
        <w:ind w:leftChars="0" w:left="0" w:right="1470" w:firstLine="420"/>
      </w:pPr>
      <w:bookmarkStart w:id="30" w:name="_Toc25157"/>
      <w:r>
        <w:rPr>
          <w:rFonts w:hint="eastAsia"/>
        </w:rPr>
        <w:t>以上需求实现概要设计详见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_Toc6179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第五章</w:t>
      </w:r>
      <w:r>
        <w:rPr>
          <w:rFonts w:hint="eastAsia"/>
        </w:rPr>
        <w:t>5.2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_Toc6179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执行台车</w:t>
      </w:r>
      <w:r>
        <w:rPr>
          <w:rFonts w:hint="eastAsia"/>
        </w:rPr>
        <w:fldChar w:fldCharType="end"/>
      </w:r>
      <w:r>
        <w:rPr>
          <w:rFonts w:hint="eastAsia"/>
        </w:rPr>
        <w:t>。</w:t>
      </w:r>
    </w:p>
    <w:p w14:paraId="5383A14B" w14:textId="77777777" w:rsidR="00893D4C" w:rsidRDefault="00E36F4B">
      <w:pPr>
        <w:pStyle w:val="3"/>
      </w:pPr>
      <w:bookmarkStart w:id="31" w:name="_Toc25693"/>
      <w:r>
        <w:rPr>
          <w:rFonts w:hint="eastAsia"/>
        </w:rPr>
        <w:t>操作台车功能需求</w:t>
      </w:r>
      <w:bookmarkEnd w:id="30"/>
      <w:bookmarkEnd w:id="31"/>
    </w:p>
    <w:tbl>
      <w:tblPr>
        <w:tblStyle w:val="ac"/>
        <w:tblpPr w:leftFromText="180" w:rightFromText="180" w:vertAnchor="text" w:horzAnchor="page" w:tblpX="1783" w:tblpY="304"/>
        <w:tblOverlap w:val="never"/>
        <w:tblW w:w="0" w:type="auto"/>
        <w:tblLook w:val="04A0" w:firstRow="1" w:lastRow="0" w:firstColumn="1" w:lastColumn="0" w:noHBand="0" w:noVBand="1"/>
      </w:tblPr>
      <w:tblGrid>
        <w:gridCol w:w="1144"/>
        <w:gridCol w:w="1005"/>
        <w:gridCol w:w="3795"/>
        <w:gridCol w:w="2578"/>
      </w:tblGrid>
      <w:tr w:rsidR="00893D4C" w14:paraId="10F57E06" w14:textId="77777777">
        <w:tc>
          <w:tcPr>
            <w:tcW w:w="1144" w:type="dxa"/>
          </w:tcPr>
          <w:p w14:paraId="7BCFAEF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名称</w:t>
            </w:r>
          </w:p>
        </w:tc>
        <w:tc>
          <w:tcPr>
            <w:tcW w:w="1005" w:type="dxa"/>
          </w:tcPr>
          <w:p w14:paraId="6978D33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编号</w:t>
            </w:r>
          </w:p>
        </w:tc>
        <w:tc>
          <w:tcPr>
            <w:tcW w:w="3795" w:type="dxa"/>
          </w:tcPr>
          <w:p w14:paraId="5B4C8EF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需求</w:t>
            </w:r>
          </w:p>
        </w:tc>
        <w:tc>
          <w:tcPr>
            <w:tcW w:w="2578" w:type="dxa"/>
          </w:tcPr>
          <w:p w14:paraId="2315A8B2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实现方式和说明</w:t>
            </w:r>
          </w:p>
        </w:tc>
      </w:tr>
      <w:tr w:rsidR="00893D4C" w14:paraId="4A241F03" w14:textId="77777777">
        <w:tc>
          <w:tcPr>
            <w:tcW w:w="1144" w:type="dxa"/>
            <w:vAlign w:val="center"/>
          </w:tcPr>
          <w:p w14:paraId="34F058FD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使用环境</w:t>
            </w:r>
          </w:p>
        </w:tc>
        <w:tc>
          <w:tcPr>
            <w:tcW w:w="1005" w:type="dxa"/>
            <w:vAlign w:val="center"/>
          </w:tcPr>
          <w:p w14:paraId="0392AD38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/>
                <w:sz w:val="18"/>
                <w:szCs w:val="18"/>
              </w:rPr>
              <w:t>TR040001</w:t>
            </w:r>
          </w:p>
        </w:tc>
        <w:tc>
          <w:tcPr>
            <w:tcW w:w="3795" w:type="dxa"/>
          </w:tcPr>
          <w:p w14:paraId="2D0BDF83" w14:textId="77777777" w:rsidR="00893D4C" w:rsidRDefault="00E36F4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手术室</w:t>
            </w:r>
          </w:p>
        </w:tc>
        <w:tc>
          <w:tcPr>
            <w:tcW w:w="2578" w:type="dxa"/>
            <w:vAlign w:val="center"/>
          </w:tcPr>
          <w:p w14:paraId="3B8A77D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材料和器件选型符合手术室环境要求，如：</w:t>
            </w:r>
            <w:r>
              <w:rPr>
                <w:rFonts w:hint="eastAsia"/>
              </w:rPr>
              <w:t>温度、压力、电磁干扰等因素。</w:t>
            </w:r>
          </w:p>
        </w:tc>
      </w:tr>
      <w:tr w:rsidR="00893D4C" w14:paraId="0B199346" w14:textId="77777777">
        <w:tc>
          <w:tcPr>
            <w:tcW w:w="1144" w:type="dxa"/>
            <w:vAlign w:val="center"/>
          </w:tcPr>
          <w:p w14:paraId="66C6A0D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安装方式</w:t>
            </w:r>
          </w:p>
        </w:tc>
        <w:tc>
          <w:tcPr>
            <w:tcW w:w="1005" w:type="dxa"/>
            <w:vAlign w:val="center"/>
          </w:tcPr>
          <w:p w14:paraId="6D1611E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TR040002</w:t>
            </w:r>
          </w:p>
        </w:tc>
        <w:tc>
          <w:tcPr>
            <w:tcW w:w="3795" w:type="dxa"/>
          </w:tcPr>
          <w:p w14:paraId="02B9C00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房间立式放置，保证设备稳定性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Align w:val="center"/>
          </w:tcPr>
          <w:p w14:paraId="2B08C926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立式设计</w:t>
            </w:r>
          </w:p>
        </w:tc>
      </w:tr>
      <w:tr w:rsidR="00893D4C" w14:paraId="6689DFA7" w14:textId="77777777">
        <w:tc>
          <w:tcPr>
            <w:tcW w:w="1144" w:type="dxa"/>
            <w:vAlign w:val="center"/>
          </w:tcPr>
          <w:p w14:paraId="6F338E16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移动方式</w:t>
            </w:r>
          </w:p>
        </w:tc>
        <w:tc>
          <w:tcPr>
            <w:tcW w:w="1005" w:type="dxa"/>
            <w:vAlign w:val="center"/>
          </w:tcPr>
          <w:p w14:paraId="27DEE1E6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TR040004</w:t>
            </w:r>
          </w:p>
        </w:tc>
        <w:tc>
          <w:tcPr>
            <w:tcW w:w="3795" w:type="dxa"/>
          </w:tcPr>
          <w:p w14:paraId="2C8CEA6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脚轮移动</w:t>
            </w:r>
            <w:r>
              <w:rPr>
                <w:rFonts w:ascii="Times New Roman" w:hAnsi="Times New Roman" w:cs="Times New Roman" w:hint="eastAsia"/>
              </w:rPr>
              <w:t>，带把手。</w:t>
            </w:r>
          </w:p>
        </w:tc>
        <w:tc>
          <w:tcPr>
            <w:tcW w:w="2578" w:type="dxa"/>
            <w:vAlign w:val="center"/>
          </w:tcPr>
          <w:p w14:paraId="350A487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台车底部安装有刹车的脚轮</w:t>
            </w:r>
          </w:p>
        </w:tc>
      </w:tr>
      <w:tr w:rsidR="00893D4C" w14:paraId="2B0F4B9A" w14:textId="77777777">
        <w:tc>
          <w:tcPr>
            <w:tcW w:w="1144" w:type="dxa"/>
            <w:vMerge w:val="restart"/>
            <w:vAlign w:val="center"/>
          </w:tcPr>
          <w:p w14:paraId="52560A3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接口</w:t>
            </w:r>
          </w:p>
        </w:tc>
        <w:tc>
          <w:tcPr>
            <w:tcW w:w="1005" w:type="dxa"/>
            <w:vAlign w:val="center"/>
          </w:tcPr>
          <w:p w14:paraId="49D3E10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TR040005</w:t>
            </w:r>
          </w:p>
        </w:tc>
        <w:tc>
          <w:tcPr>
            <w:tcW w:w="3795" w:type="dxa"/>
          </w:tcPr>
          <w:p w14:paraId="606D016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电源接口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个（防脱落设计）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Align w:val="center"/>
          </w:tcPr>
          <w:p w14:paraId="50DC35F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设置电源接口</w:t>
            </w:r>
          </w:p>
        </w:tc>
      </w:tr>
      <w:tr w:rsidR="00893D4C" w14:paraId="261D8CF1" w14:textId="77777777">
        <w:tc>
          <w:tcPr>
            <w:tcW w:w="1144" w:type="dxa"/>
            <w:vMerge/>
            <w:vAlign w:val="center"/>
          </w:tcPr>
          <w:p w14:paraId="04D42AFD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5A81EFCB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TR040006</w:t>
            </w:r>
          </w:p>
        </w:tc>
        <w:tc>
          <w:tcPr>
            <w:tcW w:w="3795" w:type="dxa"/>
          </w:tcPr>
          <w:p w14:paraId="45D92E5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视频接口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个。</w:t>
            </w:r>
          </w:p>
        </w:tc>
        <w:tc>
          <w:tcPr>
            <w:tcW w:w="2578" w:type="dxa"/>
            <w:vAlign w:val="center"/>
          </w:tcPr>
          <w:p w14:paraId="37D29EA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设置视频接口</w:t>
            </w:r>
          </w:p>
        </w:tc>
      </w:tr>
      <w:tr w:rsidR="00893D4C" w14:paraId="6C175F68" w14:textId="77777777">
        <w:tc>
          <w:tcPr>
            <w:tcW w:w="1144" w:type="dxa"/>
            <w:vAlign w:val="center"/>
          </w:tcPr>
          <w:p w14:paraId="56B4C155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开关按钮</w:t>
            </w:r>
          </w:p>
        </w:tc>
        <w:tc>
          <w:tcPr>
            <w:tcW w:w="1005" w:type="dxa"/>
            <w:vAlign w:val="center"/>
          </w:tcPr>
          <w:p w14:paraId="6F69B42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TR040007</w:t>
            </w:r>
          </w:p>
        </w:tc>
        <w:tc>
          <w:tcPr>
            <w:tcW w:w="3795" w:type="dxa"/>
          </w:tcPr>
          <w:p w14:paraId="4531AAB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电源开关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</w:t>
            </w:r>
          </w:p>
        </w:tc>
        <w:tc>
          <w:tcPr>
            <w:tcW w:w="2578" w:type="dxa"/>
            <w:vAlign w:val="center"/>
          </w:tcPr>
          <w:p w14:paraId="1D6FFBB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设置开关</w:t>
            </w:r>
          </w:p>
        </w:tc>
      </w:tr>
      <w:tr w:rsidR="00893D4C" w14:paraId="0799BE23" w14:textId="77777777">
        <w:trPr>
          <w:trHeight w:val="90"/>
        </w:trPr>
        <w:tc>
          <w:tcPr>
            <w:tcW w:w="1144" w:type="dxa"/>
            <w:vAlign w:val="center"/>
          </w:tcPr>
          <w:p w14:paraId="57B41C2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灯光</w:t>
            </w:r>
          </w:p>
        </w:tc>
        <w:tc>
          <w:tcPr>
            <w:tcW w:w="1005" w:type="dxa"/>
            <w:vAlign w:val="center"/>
          </w:tcPr>
          <w:p w14:paraId="33A807D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TR040008</w:t>
            </w:r>
          </w:p>
        </w:tc>
        <w:tc>
          <w:tcPr>
            <w:tcW w:w="3795" w:type="dxa"/>
          </w:tcPr>
          <w:p w14:paraId="5042760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电源指示灯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个，设备上电后立即亮起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Align w:val="center"/>
          </w:tcPr>
          <w:p w14:paraId="20B62AE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设置电源指示灯</w:t>
            </w:r>
          </w:p>
        </w:tc>
      </w:tr>
      <w:tr w:rsidR="00893D4C" w14:paraId="5624997D" w14:textId="77777777">
        <w:tc>
          <w:tcPr>
            <w:tcW w:w="1144" w:type="dxa"/>
            <w:vAlign w:val="center"/>
          </w:tcPr>
          <w:p w14:paraId="301FF7B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提示音</w:t>
            </w:r>
          </w:p>
        </w:tc>
        <w:tc>
          <w:tcPr>
            <w:tcW w:w="1005" w:type="dxa"/>
            <w:vAlign w:val="center"/>
          </w:tcPr>
          <w:p w14:paraId="5570023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TR040009</w:t>
            </w:r>
          </w:p>
        </w:tc>
        <w:tc>
          <w:tcPr>
            <w:tcW w:w="3795" w:type="dxa"/>
          </w:tcPr>
          <w:p w14:paraId="45131D0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——</w:t>
            </w:r>
          </w:p>
        </w:tc>
        <w:tc>
          <w:tcPr>
            <w:tcW w:w="2578" w:type="dxa"/>
          </w:tcPr>
          <w:p w14:paraId="094C7B5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设置喇叭</w:t>
            </w:r>
          </w:p>
        </w:tc>
      </w:tr>
      <w:tr w:rsidR="00893D4C" w14:paraId="09D1917E" w14:textId="77777777">
        <w:tc>
          <w:tcPr>
            <w:tcW w:w="1144" w:type="dxa"/>
            <w:vAlign w:val="center"/>
          </w:tcPr>
          <w:p w14:paraId="552124E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显示方式</w:t>
            </w:r>
          </w:p>
        </w:tc>
        <w:tc>
          <w:tcPr>
            <w:tcW w:w="1005" w:type="dxa"/>
            <w:vAlign w:val="center"/>
          </w:tcPr>
          <w:p w14:paraId="7392941A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TR040010</w:t>
            </w:r>
          </w:p>
        </w:tc>
        <w:tc>
          <w:tcPr>
            <w:tcW w:w="3795" w:type="dxa"/>
          </w:tcPr>
          <w:p w14:paraId="59489AE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显示器</w:t>
            </w:r>
          </w:p>
        </w:tc>
        <w:tc>
          <w:tcPr>
            <w:tcW w:w="2578" w:type="dxa"/>
          </w:tcPr>
          <w:p w14:paraId="516AD09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电子选型</w:t>
            </w:r>
          </w:p>
        </w:tc>
      </w:tr>
      <w:tr w:rsidR="00893D4C" w14:paraId="3559C07B" w14:textId="77777777">
        <w:tc>
          <w:tcPr>
            <w:tcW w:w="1144" w:type="dxa"/>
            <w:vAlign w:val="center"/>
          </w:tcPr>
          <w:p w14:paraId="47C757A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造型风格</w:t>
            </w:r>
          </w:p>
        </w:tc>
        <w:tc>
          <w:tcPr>
            <w:tcW w:w="1005" w:type="dxa"/>
            <w:vAlign w:val="center"/>
          </w:tcPr>
          <w:p w14:paraId="457B7DE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TR040011</w:t>
            </w:r>
          </w:p>
        </w:tc>
        <w:tc>
          <w:tcPr>
            <w:tcW w:w="3795" w:type="dxa"/>
          </w:tcPr>
          <w:p w14:paraId="2D9B1DD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科技、简约、专业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</w:tcPr>
          <w:p w14:paraId="32D520D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工业设计根据该要求造型设计</w:t>
            </w:r>
          </w:p>
        </w:tc>
      </w:tr>
      <w:tr w:rsidR="00893D4C" w14:paraId="620E2981" w14:textId="77777777">
        <w:tc>
          <w:tcPr>
            <w:tcW w:w="1144" w:type="dxa"/>
            <w:vMerge w:val="restart"/>
            <w:vAlign w:val="center"/>
          </w:tcPr>
          <w:p w14:paraId="4F3A097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台车组成</w:t>
            </w:r>
          </w:p>
        </w:tc>
        <w:tc>
          <w:tcPr>
            <w:tcW w:w="1005" w:type="dxa"/>
            <w:vAlign w:val="center"/>
          </w:tcPr>
          <w:p w14:paraId="008B2CA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TR040012</w:t>
            </w:r>
          </w:p>
        </w:tc>
        <w:tc>
          <w:tcPr>
            <w:tcW w:w="3795" w:type="dxa"/>
          </w:tcPr>
          <w:p w14:paraId="763D8CA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视频信号接收插口</w:t>
            </w:r>
          </w:p>
        </w:tc>
        <w:tc>
          <w:tcPr>
            <w:tcW w:w="2578" w:type="dxa"/>
            <w:vMerge w:val="restart"/>
          </w:tcPr>
          <w:p w14:paraId="324A28DB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电子选型</w:t>
            </w:r>
          </w:p>
        </w:tc>
      </w:tr>
      <w:tr w:rsidR="00893D4C" w14:paraId="12D9F2CA" w14:textId="77777777">
        <w:tc>
          <w:tcPr>
            <w:tcW w:w="1144" w:type="dxa"/>
            <w:vMerge/>
            <w:vAlign w:val="center"/>
          </w:tcPr>
          <w:p w14:paraId="545B32CC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49B89C6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TR040013</w:t>
            </w:r>
          </w:p>
        </w:tc>
        <w:tc>
          <w:tcPr>
            <w:tcW w:w="3795" w:type="dxa"/>
          </w:tcPr>
          <w:p w14:paraId="4A5491D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27</w:t>
            </w:r>
            <w:r>
              <w:rPr>
                <w:rFonts w:ascii="Times New Roman" w:hAnsi="Times New Roman" w:cs="Times New Roman"/>
              </w:rPr>
              <w:t>寸显示器</w:t>
            </w:r>
            <w:r>
              <w:rPr>
                <w:rFonts w:ascii="Times New Roman" w:hAnsi="Times New Roman" w:cs="Times New Roman" w:hint="eastAsia"/>
              </w:rPr>
              <w:t>，分辨率</w:t>
            </w:r>
            <w:r>
              <w:rPr>
                <w:rFonts w:ascii="Times New Roman" w:hAnsi="Times New Roman" w:cs="Times New Roman" w:hint="eastAsia"/>
              </w:rPr>
              <w:t>1920*1080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Merge/>
          </w:tcPr>
          <w:p w14:paraId="296B4244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47564CDD" w14:textId="77777777">
        <w:tc>
          <w:tcPr>
            <w:tcW w:w="1144" w:type="dxa"/>
            <w:vMerge/>
            <w:vAlign w:val="center"/>
          </w:tcPr>
          <w:p w14:paraId="4E43D8D1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1BE1B4ED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TR040014</w:t>
            </w:r>
          </w:p>
        </w:tc>
        <w:tc>
          <w:tcPr>
            <w:tcW w:w="3795" w:type="dxa"/>
          </w:tcPr>
          <w:p w14:paraId="3CE6AA4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电源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滤波开关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78" w:type="dxa"/>
            <w:vMerge/>
          </w:tcPr>
          <w:p w14:paraId="781E8EB9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55FE89C3" w14:textId="77777777">
        <w:tc>
          <w:tcPr>
            <w:tcW w:w="1144" w:type="dxa"/>
            <w:vMerge/>
            <w:vAlign w:val="center"/>
          </w:tcPr>
          <w:p w14:paraId="54CF854A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38393AE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TR040015</w:t>
            </w:r>
          </w:p>
        </w:tc>
        <w:tc>
          <w:tcPr>
            <w:tcW w:w="3795" w:type="dxa"/>
          </w:tcPr>
          <w:p w14:paraId="069593A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静音</w:t>
            </w:r>
            <w:r>
              <w:rPr>
                <w:rFonts w:ascii="Times New Roman" w:hAnsi="Times New Roman" w:cs="Times New Roman" w:hint="eastAsia"/>
              </w:rPr>
              <w:t>脚</w:t>
            </w:r>
            <w:r>
              <w:rPr>
                <w:rFonts w:ascii="Times New Roman" w:hAnsi="Times New Roman" w:cs="Times New Roman"/>
              </w:rPr>
              <w:t>轮</w:t>
            </w:r>
            <w:r>
              <w:rPr>
                <w:rFonts w:ascii="Times New Roman" w:hAnsi="Times New Roman" w:cs="Times New Roman" w:hint="eastAsia"/>
              </w:rPr>
              <w:t>（带扫线器、刹车）</w:t>
            </w:r>
          </w:p>
        </w:tc>
        <w:tc>
          <w:tcPr>
            <w:tcW w:w="2578" w:type="dxa"/>
            <w:vAlign w:val="center"/>
          </w:tcPr>
          <w:p w14:paraId="334E181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选择合适的脚轮</w:t>
            </w:r>
          </w:p>
        </w:tc>
      </w:tr>
      <w:tr w:rsidR="00893D4C" w14:paraId="30CC823F" w14:textId="77777777">
        <w:tc>
          <w:tcPr>
            <w:tcW w:w="1144" w:type="dxa"/>
            <w:vMerge/>
            <w:vAlign w:val="center"/>
          </w:tcPr>
          <w:p w14:paraId="20F7D728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5F05E0C9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TR040016</w:t>
            </w:r>
          </w:p>
        </w:tc>
        <w:tc>
          <w:tcPr>
            <w:tcW w:w="3795" w:type="dxa"/>
          </w:tcPr>
          <w:p w14:paraId="7F8D754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电源线</w:t>
            </w:r>
          </w:p>
        </w:tc>
        <w:tc>
          <w:tcPr>
            <w:tcW w:w="2578" w:type="dxa"/>
            <w:vAlign w:val="center"/>
          </w:tcPr>
          <w:p w14:paraId="70D8309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选择合适长度的电源线</w:t>
            </w:r>
          </w:p>
        </w:tc>
      </w:tr>
      <w:tr w:rsidR="00893D4C" w14:paraId="08307797" w14:textId="77777777">
        <w:tc>
          <w:tcPr>
            <w:tcW w:w="1144" w:type="dxa"/>
            <w:vMerge w:val="restart"/>
            <w:vAlign w:val="center"/>
          </w:tcPr>
          <w:p w14:paraId="30AD74B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结构设计</w:t>
            </w:r>
          </w:p>
        </w:tc>
        <w:tc>
          <w:tcPr>
            <w:tcW w:w="1005" w:type="dxa"/>
            <w:vAlign w:val="center"/>
          </w:tcPr>
          <w:p w14:paraId="096280E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TR040017</w:t>
            </w:r>
          </w:p>
        </w:tc>
        <w:tc>
          <w:tcPr>
            <w:tcW w:w="3795" w:type="dxa"/>
          </w:tcPr>
          <w:p w14:paraId="22F8905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显示器</w:t>
            </w:r>
            <w:r>
              <w:rPr>
                <w:rFonts w:ascii="Times New Roman" w:hAnsi="Times New Roman" w:cs="Times New Roman" w:hint="eastAsia"/>
              </w:rPr>
              <w:t>可从台车上方便地拆装。</w:t>
            </w:r>
          </w:p>
        </w:tc>
        <w:tc>
          <w:tcPr>
            <w:tcW w:w="2578" w:type="dxa"/>
            <w:vAlign w:val="center"/>
          </w:tcPr>
          <w:p w14:paraId="34C517D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显示器通过转接件快拆快装</w:t>
            </w:r>
          </w:p>
        </w:tc>
      </w:tr>
      <w:tr w:rsidR="00893D4C" w14:paraId="2967A5C3" w14:textId="77777777">
        <w:tc>
          <w:tcPr>
            <w:tcW w:w="1144" w:type="dxa"/>
            <w:vMerge/>
            <w:vAlign w:val="center"/>
          </w:tcPr>
          <w:p w14:paraId="46687F39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31E57D5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TR040018</w:t>
            </w:r>
          </w:p>
        </w:tc>
        <w:tc>
          <w:tcPr>
            <w:tcW w:w="3795" w:type="dxa"/>
          </w:tcPr>
          <w:p w14:paraId="4C06E91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键鼠放置：台车上</w:t>
            </w:r>
            <w:r>
              <w:rPr>
                <w:rFonts w:ascii="Times New Roman" w:hAnsi="Times New Roman" w:cs="Times New Roman" w:hint="eastAsia"/>
              </w:rPr>
              <w:t>可以</w:t>
            </w:r>
            <w:r>
              <w:rPr>
                <w:rFonts w:ascii="Times New Roman" w:hAnsi="Times New Roman" w:cs="Times New Roman"/>
              </w:rPr>
              <w:t>放置</w:t>
            </w:r>
            <w:r>
              <w:rPr>
                <w:rFonts w:ascii="Times New Roman" w:hAnsi="Times New Roman" w:cs="Times New Roman" w:hint="eastAsia"/>
              </w:rPr>
              <w:t>无</w:t>
            </w:r>
            <w:r>
              <w:rPr>
                <w:rFonts w:ascii="Times New Roman" w:hAnsi="Times New Roman" w:cs="Times New Roman"/>
              </w:rPr>
              <w:t>线键盘和鼠标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</w:tcPr>
          <w:p w14:paraId="402A14A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设置键盘鼠标收纳位</w:t>
            </w:r>
          </w:p>
        </w:tc>
      </w:tr>
      <w:tr w:rsidR="00893D4C" w14:paraId="1C150EF8" w14:textId="77777777">
        <w:tc>
          <w:tcPr>
            <w:tcW w:w="1144" w:type="dxa"/>
            <w:vMerge/>
            <w:vAlign w:val="center"/>
          </w:tcPr>
          <w:p w14:paraId="084EE1D1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5539B656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TR040019</w:t>
            </w:r>
          </w:p>
        </w:tc>
        <w:tc>
          <w:tcPr>
            <w:tcW w:w="3795" w:type="dxa"/>
          </w:tcPr>
          <w:p w14:paraId="2214EFE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显示器安装：当设备工作时，</w:t>
            </w:r>
            <w:r>
              <w:rPr>
                <w:rFonts w:ascii="Times New Roman" w:hAnsi="Times New Roman" w:cs="Times New Roman" w:hint="eastAsia"/>
              </w:rPr>
              <w:t>显示器可以绕安装柱转动。</w:t>
            </w:r>
          </w:p>
        </w:tc>
        <w:tc>
          <w:tcPr>
            <w:tcW w:w="2578" w:type="dxa"/>
          </w:tcPr>
          <w:p w14:paraId="1844A25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根据实际应用场景，采用固定方式</w:t>
            </w:r>
          </w:p>
        </w:tc>
      </w:tr>
      <w:tr w:rsidR="00893D4C" w14:paraId="6E10B383" w14:textId="77777777">
        <w:tc>
          <w:tcPr>
            <w:tcW w:w="1144" w:type="dxa"/>
            <w:vMerge/>
            <w:vAlign w:val="center"/>
          </w:tcPr>
          <w:p w14:paraId="6EEC0360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6F4A7E6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TR040020</w:t>
            </w:r>
          </w:p>
        </w:tc>
        <w:tc>
          <w:tcPr>
            <w:tcW w:w="3795" w:type="dxa"/>
          </w:tcPr>
          <w:p w14:paraId="17E0DB84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物品收纳空间：</w:t>
            </w:r>
            <w:r>
              <w:rPr>
                <w:rFonts w:ascii="Times New Roman" w:hAnsi="Times New Roman" w:cs="Times New Roman" w:hint="eastAsia"/>
              </w:rPr>
              <w:t>设计</w:t>
            </w:r>
            <w:r>
              <w:rPr>
                <w:rFonts w:ascii="Times New Roman" w:hAnsi="Times New Roman" w:cs="Times New Roman"/>
              </w:rPr>
              <w:t>收纳</w:t>
            </w:r>
            <w:r>
              <w:rPr>
                <w:rFonts w:ascii="Times New Roman" w:hAnsi="Times New Roman" w:cs="Times New Roman" w:hint="eastAsia"/>
              </w:rPr>
              <w:t>箱，可存放</w:t>
            </w: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 w:hint="eastAsia"/>
              </w:rPr>
              <w:t>臂机配准板。</w:t>
            </w:r>
          </w:p>
        </w:tc>
        <w:tc>
          <w:tcPr>
            <w:tcW w:w="2578" w:type="dxa"/>
            <w:vAlign w:val="center"/>
          </w:tcPr>
          <w:p w14:paraId="2852082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台面设置收纳盒</w:t>
            </w:r>
          </w:p>
        </w:tc>
      </w:tr>
      <w:tr w:rsidR="00893D4C" w14:paraId="6E53388E" w14:textId="77777777">
        <w:tc>
          <w:tcPr>
            <w:tcW w:w="1144" w:type="dxa"/>
            <w:vMerge/>
            <w:vAlign w:val="center"/>
          </w:tcPr>
          <w:p w14:paraId="11C38A86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15A5F9B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TR040021</w:t>
            </w:r>
          </w:p>
        </w:tc>
        <w:tc>
          <w:tcPr>
            <w:tcW w:w="3795" w:type="dxa"/>
          </w:tcPr>
          <w:p w14:paraId="1B6AB74E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包装和运输要求：</w:t>
            </w:r>
            <w:r>
              <w:rPr>
                <w:rFonts w:hint="eastAsia"/>
              </w:rPr>
              <w:t>设计应考虑台车组件（显示器）运输时的可靠性和现场组装的便利性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Align w:val="center"/>
          </w:tcPr>
          <w:p w14:paraId="6806F78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显示器通过转接件快拆快装</w:t>
            </w:r>
          </w:p>
        </w:tc>
      </w:tr>
      <w:tr w:rsidR="00893D4C" w14:paraId="02186477" w14:textId="77777777">
        <w:tc>
          <w:tcPr>
            <w:tcW w:w="1144" w:type="dxa"/>
            <w:vMerge/>
            <w:vAlign w:val="center"/>
          </w:tcPr>
          <w:p w14:paraId="09AD8E1C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623178A6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TR040022</w:t>
            </w:r>
          </w:p>
        </w:tc>
        <w:tc>
          <w:tcPr>
            <w:tcW w:w="3795" w:type="dxa"/>
          </w:tcPr>
          <w:p w14:paraId="1EEE6627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占地面积尽量小，保证稳定性的情况下尽量轻。</w:t>
            </w:r>
          </w:p>
          <w:p w14:paraId="3AD1A49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hint="eastAsia"/>
              </w:rPr>
              <w:t>在</w:t>
            </w:r>
            <w:r>
              <w:rPr>
                <w:rFonts w:cs="Times New Roman" w:hint="eastAsia"/>
              </w:rPr>
              <w:t>10</w:t>
            </w:r>
            <w:r>
              <w:rPr>
                <w:rFonts w:cs="Times New Roman" w:hint="eastAsia"/>
              </w:rPr>
              <w:t>度坡面上不会倾倒。</w:t>
            </w:r>
          </w:p>
        </w:tc>
        <w:tc>
          <w:tcPr>
            <w:tcW w:w="2578" w:type="dxa"/>
            <w:vAlign w:val="center"/>
          </w:tcPr>
          <w:p w14:paraId="17A3CDBC" w14:textId="77777777" w:rsidR="00893D4C" w:rsidRDefault="00E36F4B">
            <w:pPr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结构设计紧凑，重心低</w:t>
            </w:r>
          </w:p>
        </w:tc>
      </w:tr>
      <w:tr w:rsidR="00893D4C" w14:paraId="286D4E26" w14:textId="77777777">
        <w:tc>
          <w:tcPr>
            <w:tcW w:w="1144" w:type="dxa"/>
            <w:vMerge w:val="restart"/>
            <w:vAlign w:val="center"/>
          </w:tcPr>
          <w:p w14:paraId="7CD2E16C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外观设计</w:t>
            </w:r>
          </w:p>
        </w:tc>
        <w:tc>
          <w:tcPr>
            <w:tcW w:w="1005" w:type="dxa"/>
            <w:vAlign w:val="center"/>
          </w:tcPr>
          <w:p w14:paraId="411EF548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TR040023</w:t>
            </w:r>
          </w:p>
        </w:tc>
        <w:tc>
          <w:tcPr>
            <w:tcW w:w="3795" w:type="dxa"/>
          </w:tcPr>
          <w:p w14:paraId="5BB49E1A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良好的耐磨性以及抗划伤性、外观污渍好清理、外观强度可靠（满足一定的防碰撞强度）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Merge w:val="restart"/>
          </w:tcPr>
          <w:p w14:paraId="3B222835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工业设计配色、加工供应商采用合适的油漆</w:t>
            </w:r>
          </w:p>
        </w:tc>
      </w:tr>
      <w:tr w:rsidR="00893D4C" w14:paraId="7B8A4265" w14:textId="77777777">
        <w:tc>
          <w:tcPr>
            <w:tcW w:w="1144" w:type="dxa"/>
            <w:vMerge/>
            <w:vAlign w:val="center"/>
          </w:tcPr>
          <w:p w14:paraId="045BD9E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52C435E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TR040024</w:t>
            </w:r>
          </w:p>
        </w:tc>
        <w:tc>
          <w:tcPr>
            <w:tcW w:w="3795" w:type="dxa"/>
          </w:tcPr>
          <w:p w14:paraId="4C55EDB0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设计外观整体性要考虑</w:t>
            </w:r>
            <w:r>
              <w:rPr>
                <w:rFonts w:ascii="Times New Roman" w:hAnsi="Times New Roman" w:cs="Times New Roman" w:hint="eastAsia"/>
              </w:rPr>
              <w:t>统一</w:t>
            </w:r>
            <w:r>
              <w:rPr>
                <w:rFonts w:ascii="Times New Roman" w:hAnsi="Times New Roman" w:cs="Times New Roman"/>
              </w:rPr>
              <w:t>配色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  <w:vMerge/>
          </w:tcPr>
          <w:p w14:paraId="178C46F1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211EDDA6" w14:textId="77777777">
        <w:tc>
          <w:tcPr>
            <w:tcW w:w="1144" w:type="dxa"/>
            <w:vMerge/>
            <w:vAlign w:val="center"/>
          </w:tcPr>
          <w:p w14:paraId="02221B66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5" w:type="dxa"/>
            <w:vAlign w:val="center"/>
          </w:tcPr>
          <w:p w14:paraId="7181D186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TR040025</w:t>
            </w:r>
          </w:p>
        </w:tc>
        <w:tc>
          <w:tcPr>
            <w:tcW w:w="3795" w:type="dxa"/>
          </w:tcPr>
          <w:p w14:paraId="1C4FE7B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油漆喷涂。</w:t>
            </w:r>
          </w:p>
        </w:tc>
        <w:tc>
          <w:tcPr>
            <w:tcW w:w="2578" w:type="dxa"/>
            <w:vMerge/>
          </w:tcPr>
          <w:p w14:paraId="4079F0FD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40AD845B" w14:textId="77777777">
        <w:tc>
          <w:tcPr>
            <w:tcW w:w="1144" w:type="dxa"/>
            <w:vAlign w:val="center"/>
          </w:tcPr>
          <w:p w14:paraId="3829E493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5"/>
              </w:rPr>
              <w:t>材料要求</w:t>
            </w:r>
          </w:p>
        </w:tc>
        <w:tc>
          <w:tcPr>
            <w:tcW w:w="1005" w:type="dxa"/>
            <w:vAlign w:val="center"/>
          </w:tcPr>
          <w:p w14:paraId="3A32A8E1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TR040026</w:t>
            </w:r>
          </w:p>
        </w:tc>
        <w:tc>
          <w:tcPr>
            <w:tcW w:w="3795" w:type="dxa"/>
          </w:tcPr>
          <w:p w14:paraId="44859289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外壳材料为</w:t>
            </w:r>
            <w:r>
              <w:rPr>
                <w:rFonts w:ascii="Times New Roman" w:hAnsi="Times New Roman" w:cs="Times New Roman" w:hint="eastAsia"/>
              </w:rPr>
              <w:t>ABS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578" w:type="dxa"/>
          </w:tcPr>
          <w:p w14:paraId="53536098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外壳材料采用</w:t>
            </w:r>
            <w:r>
              <w:rPr>
                <w:rFonts w:ascii="Times New Roman" w:hAnsi="Times New Roman" w:cs="Times New Roman" w:hint="eastAsia"/>
              </w:rPr>
              <w:t>ABS</w:t>
            </w:r>
          </w:p>
        </w:tc>
      </w:tr>
      <w:tr w:rsidR="00893D4C" w14:paraId="2188F3C7" w14:textId="77777777">
        <w:tc>
          <w:tcPr>
            <w:tcW w:w="1144" w:type="dxa"/>
            <w:vAlign w:val="center"/>
          </w:tcPr>
          <w:p w14:paraId="5BBB686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工艺</w:t>
            </w:r>
          </w:p>
        </w:tc>
        <w:tc>
          <w:tcPr>
            <w:tcW w:w="1005" w:type="dxa"/>
            <w:vAlign w:val="center"/>
          </w:tcPr>
          <w:p w14:paraId="3FA227D7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TR040027</w:t>
            </w:r>
          </w:p>
        </w:tc>
        <w:tc>
          <w:tcPr>
            <w:tcW w:w="3795" w:type="dxa"/>
          </w:tcPr>
          <w:p w14:paraId="4ADF41D1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哑光油漆。</w:t>
            </w:r>
          </w:p>
        </w:tc>
        <w:tc>
          <w:tcPr>
            <w:tcW w:w="2578" w:type="dxa"/>
          </w:tcPr>
          <w:p w14:paraId="71ECB92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工业设计配色、加工供应商采用合适的油漆</w:t>
            </w:r>
          </w:p>
        </w:tc>
      </w:tr>
      <w:tr w:rsidR="00893D4C" w14:paraId="394B71FF" w14:textId="77777777">
        <w:tc>
          <w:tcPr>
            <w:tcW w:w="1144" w:type="dxa"/>
            <w:vAlign w:val="center"/>
          </w:tcPr>
          <w:p w14:paraId="1DFCD9A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文字</w:t>
            </w:r>
          </w:p>
        </w:tc>
        <w:tc>
          <w:tcPr>
            <w:tcW w:w="1005" w:type="dxa"/>
            <w:vAlign w:val="center"/>
          </w:tcPr>
          <w:p w14:paraId="0836DCFF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TR040028</w:t>
            </w:r>
          </w:p>
        </w:tc>
        <w:tc>
          <w:tcPr>
            <w:tcW w:w="3795" w:type="dxa"/>
          </w:tcPr>
          <w:p w14:paraId="3BC8E9BF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商标、</w:t>
            </w:r>
            <w:r>
              <w:rPr>
                <w:rFonts w:ascii="Times New Roman" w:hAnsi="Times New Roman" w:cs="Times New Roman" w:hint="eastAsia"/>
              </w:rPr>
              <w:t xml:space="preserve"> logo</w:t>
            </w:r>
            <w:r>
              <w:rPr>
                <w:rFonts w:ascii="Times New Roman" w:hAnsi="Times New Roman" w:cs="Times New Roman" w:hint="eastAsia"/>
              </w:rPr>
              <w:t>、标签。</w:t>
            </w:r>
          </w:p>
        </w:tc>
        <w:tc>
          <w:tcPr>
            <w:tcW w:w="2578" w:type="dxa"/>
          </w:tcPr>
          <w:p w14:paraId="25BC0653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设置标签和合适的外壳丝印图案。</w:t>
            </w:r>
          </w:p>
        </w:tc>
      </w:tr>
      <w:tr w:rsidR="00893D4C" w14:paraId="0F4268DC" w14:textId="77777777">
        <w:tc>
          <w:tcPr>
            <w:tcW w:w="1144" w:type="dxa"/>
            <w:vAlign w:val="center"/>
          </w:tcPr>
          <w:p w14:paraId="1E61274B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其他</w:t>
            </w:r>
          </w:p>
        </w:tc>
        <w:tc>
          <w:tcPr>
            <w:tcW w:w="1005" w:type="dxa"/>
            <w:vAlign w:val="center"/>
          </w:tcPr>
          <w:p w14:paraId="102D320E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18"/>
                <w:szCs w:val="18"/>
              </w:rPr>
              <w:t>TR040029</w:t>
            </w:r>
          </w:p>
        </w:tc>
        <w:tc>
          <w:tcPr>
            <w:tcW w:w="3795" w:type="dxa"/>
          </w:tcPr>
          <w:p w14:paraId="30E5F35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操作台车可选配</w:t>
            </w:r>
          </w:p>
        </w:tc>
        <w:tc>
          <w:tcPr>
            <w:tcW w:w="2578" w:type="dxa"/>
          </w:tcPr>
          <w:p w14:paraId="00B5298D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commentReference w:id="32"/>
            </w:r>
          </w:p>
        </w:tc>
      </w:tr>
    </w:tbl>
    <w:p w14:paraId="01BD878F" w14:textId="77777777" w:rsidR="00893D4C" w:rsidRDefault="00E36F4B">
      <w:pPr>
        <w:pStyle w:val="a0"/>
        <w:ind w:leftChars="0" w:left="0" w:right="1470" w:firstLine="420"/>
      </w:pPr>
      <w:bookmarkStart w:id="33" w:name="_Toc3553"/>
      <w:r>
        <w:rPr>
          <w:rFonts w:hint="eastAsia"/>
        </w:rPr>
        <w:t>以上需求实现概要设计详见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_Toc27847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第五章</w:t>
      </w:r>
      <w:r>
        <w:rPr>
          <w:rFonts w:hint="eastAsia"/>
        </w:rPr>
        <w:t>5.3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_Toc27847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操作台车</w:t>
      </w:r>
      <w:r>
        <w:rPr>
          <w:rFonts w:hint="eastAsia"/>
        </w:rPr>
        <w:fldChar w:fldCharType="end"/>
      </w:r>
      <w:r>
        <w:rPr>
          <w:rFonts w:hint="eastAsia"/>
        </w:rPr>
        <w:t>。</w:t>
      </w:r>
    </w:p>
    <w:p w14:paraId="5F061EF0" w14:textId="2BD957C2" w:rsidR="00893D4C" w:rsidRDefault="00E36F4B">
      <w:pPr>
        <w:pStyle w:val="3"/>
        <w:rPr>
          <w:highlight w:val="yellow"/>
        </w:rPr>
      </w:pPr>
      <w:r>
        <w:rPr>
          <w:rFonts w:hint="eastAsia"/>
          <w:highlight w:val="yellow"/>
        </w:rPr>
        <w:t>定位附件</w:t>
      </w:r>
      <w:bookmarkEnd w:id="33"/>
    </w:p>
    <w:p w14:paraId="08DDBA8E" w14:textId="43BC7704" w:rsidR="00893D4C" w:rsidRDefault="00E36F4B">
      <w:pPr>
        <w:ind w:firstLineChars="200" w:firstLine="420"/>
      </w:pPr>
      <w:r>
        <w:rPr>
          <w:rFonts w:hint="eastAsia"/>
        </w:rPr>
        <w:t>定位附件（各类器械及消毒盒）及其它手术用品（无菌罩等）的功能需求如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_Ref8001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t>表</w:t>
      </w:r>
      <w:r>
        <w:t xml:space="preserve"> 3</w:t>
      </w:r>
      <w:r>
        <w:rPr>
          <w:rFonts w:hint="eastAsia"/>
        </w:rPr>
        <w:fldChar w:fldCharType="end"/>
      </w:r>
      <w:r>
        <w:rPr>
          <w:rFonts w:hint="eastAsia"/>
        </w:rPr>
        <w:t>所示。其中转接法兰用于连接机械臂与定位器，实际交付时安装与执行台车的机械臂末端。</w:t>
      </w:r>
    </w:p>
    <w:p w14:paraId="3D4A8A24" w14:textId="0A823DAE" w:rsidR="00893D4C" w:rsidRDefault="00E36F4B">
      <w:pPr>
        <w:pStyle w:val="a5"/>
        <w:jc w:val="center"/>
      </w:pPr>
      <w:bookmarkStart w:id="34" w:name="_Ref8001"/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bookmarkEnd w:id="34"/>
      <w:r>
        <w:rPr>
          <w:rFonts w:hint="eastAsia"/>
        </w:rPr>
        <w:t>定位附件功能需求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92"/>
        <w:gridCol w:w="1063"/>
        <w:gridCol w:w="3739"/>
        <w:gridCol w:w="2628"/>
      </w:tblGrid>
      <w:tr w:rsidR="00893D4C" w14:paraId="20D0EF40" w14:textId="77777777">
        <w:trPr>
          <w:trHeight w:val="414"/>
        </w:trPr>
        <w:tc>
          <w:tcPr>
            <w:tcW w:w="1092" w:type="dxa"/>
            <w:vAlign w:val="center"/>
          </w:tcPr>
          <w:p w14:paraId="6FA25587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名称</w:t>
            </w:r>
          </w:p>
        </w:tc>
        <w:tc>
          <w:tcPr>
            <w:tcW w:w="1063" w:type="dxa"/>
            <w:vAlign w:val="center"/>
          </w:tcPr>
          <w:p w14:paraId="41B7FCB3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编号</w:t>
            </w:r>
          </w:p>
        </w:tc>
        <w:tc>
          <w:tcPr>
            <w:tcW w:w="3739" w:type="dxa"/>
            <w:vAlign w:val="center"/>
          </w:tcPr>
          <w:p w14:paraId="4A664527" w14:textId="77777777" w:rsidR="00893D4C" w:rsidRDefault="00E36F4B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需求</w:t>
            </w:r>
          </w:p>
        </w:tc>
        <w:tc>
          <w:tcPr>
            <w:tcW w:w="2628" w:type="dxa"/>
            <w:vAlign w:val="center"/>
          </w:tcPr>
          <w:p w14:paraId="5077D91C" w14:textId="77777777" w:rsidR="00893D4C" w:rsidRDefault="00E36F4B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实现方式和说明</w:t>
            </w:r>
          </w:p>
        </w:tc>
      </w:tr>
      <w:tr w:rsidR="00893D4C" w14:paraId="12EA2102" w14:textId="77777777">
        <w:trPr>
          <w:trHeight w:val="291"/>
        </w:trPr>
        <w:tc>
          <w:tcPr>
            <w:tcW w:w="1092" w:type="dxa"/>
            <w:vMerge w:val="restart"/>
            <w:vAlign w:val="center"/>
          </w:tcPr>
          <w:p w14:paraId="0A772932" w14:textId="23C3C66C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定位附件</w:t>
            </w:r>
          </w:p>
        </w:tc>
        <w:tc>
          <w:tcPr>
            <w:tcW w:w="1063" w:type="dxa"/>
            <w:vAlign w:val="center"/>
          </w:tcPr>
          <w:p w14:paraId="18740675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TR160101</w:t>
            </w:r>
          </w:p>
        </w:tc>
        <w:tc>
          <w:tcPr>
            <w:tcW w:w="3739" w:type="dxa"/>
            <w:vAlign w:val="center"/>
          </w:tcPr>
          <w:p w14:paraId="36287F2F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辅助系统的正常运行、设备自检、器械的保存和消毒、手术操作等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  <w:tc>
          <w:tcPr>
            <w:tcW w:w="2628" w:type="dxa"/>
            <w:vAlign w:val="center"/>
          </w:tcPr>
          <w:p w14:paraId="4AA40F42" w14:textId="77777777" w:rsidR="00893D4C" w:rsidRDefault="00E36F4B">
            <w:pPr>
              <w:pStyle w:val="a6"/>
            </w:pPr>
            <w:r>
              <w:rPr>
                <w:rFonts w:hint="eastAsia"/>
              </w:rPr>
              <w:t>提供定位通道（定位器）、相应的定位跟踪（各类示踪器）及其它配套工具等</w:t>
            </w:r>
          </w:p>
        </w:tc>
      </w:tr>
      <w:tr w:rsidR="00893D4C" w14:paraId="6EC97D3B" w14:textId="77777777">
        <w:trPr>
          <w:trHeight w:val="291"/>
        </w:trPr>
        <w:tc>
          <w:tcPr>
            <w:tcW w:w="1092" w:type="dxa"/>
            <w:vMerge/>
            <w:vAlign w:val="center"/>
          </w:tcPr>
          <w:p w14:paraId="3B010EE3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3" w:type="dxa"/>
            <w:vAlign w:val="center"/>
          </w:tcPr>
          <w:p w14:paraId="32A4E70B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TR160102</w:t>
            </w:r>
          </w:p>
        </w:tc>
        <w:tc>
          <w:tcPr>
            <w:tcW w:w="3739" w:type="dxa"/>
            <w:vAlign w:val="center"/>
          </w:tcPr>
          <w:p w14:paraId="7B405CE5" w14:textId="77777777" w:rsidR="00893D4C" w:rsidRDefault="00E36F4B">
            <w:pPr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包括定位器、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臂机配准板、机械臂配准板、探针、患者示踪器、套筒、骨钻、标定器、执行台车无菌罩、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臂机无菌罩。</w:t>
            </w:r>
          </w:p>
        </w:tc>
        <w:tc>
          <w:tcPr>
            <w:tcW w:w="2628" w:type="dxa"/>
            <w:vAlign w:val="center"/>
          </w:tcPr>
          <w:p w14:paraId="6F38BD77" w14:textId="77777777" w:rsidR="00893D4C" w:rsidRDefault="00E36F4B">
            <w:r>
              <w:rPr>
                <w:rFonts w:hint="eastAsia"/>
              </w:rPr>
              <w:t>器械分为高温灭菌、低温灭菌和不灭菌三类，分开保存。</w:t>
            </w:r>
          </w:p>
        </w:tc>
      </w:tr>
      <w:tr w:rsidR="00893D4C" w14:paraId="08BA7ED7" w14:textId="77777777">
        <w:tc>
          <w:tcPr>
            <w:tcW w:w="1092" w:type="dxa"/>
            <w:vMerge w:val="restart"/>
            <w:vAlign w:val="center"/>
          </w:tcPr>
          <w:p w14:paraId="42D63C24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定位器</w:t>
            </w:r>
          </w:p>
        </w:tc>
        <w:tc>
          <w:tcPr>
            <w:tcW w:w="1063" w:type="dxa"/>
            <w:vAlign w:val="center"/>
          </w:tcPr>
          <w:p w14:paraId="2FCE06B9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TR160201</w:t>
            </w:r>
          </w:p>
        </w:tc>
        <w:tc>
          <w:tcPr>
            <w:tcW w:w="3739" w:type="dxa"/>
            <w:vAlign w:val="center"/>
          </w:tcPr>
          <w:p w14:paraId="0DE4B24A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一端有安装接口，可与转接法兰快速拆装，保证每次安装的一致性，有防误触设计。</w:t>
            </w:r>
          </w:p>
        </w:tc>
        <w:tc>
          <w:tcPr>
            <w:tcW w:w="2628" w:type="dxa"/>
            <w:vMerge w:val="restart"/>
            <w:vAlign w:val="center"/>
          </w:tcPr>
          <w:p w14:paraId="19987483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通过定位销</w:t>
            </w:r>
            <w:r>
              <w:rPr>
                <w:rFonts w:ascii="Times New Roman" w:hAnsi="Times New Roman" w:cs="Times New Roman" w:hint="eastAsia"/>
                <w:szCs w:val="21"/>
              </w:rPr>
              <w:t>+</w:t>
            </w:r>
            <w:r>
              <w:rPr>
                <w:rFonts w:ascii="Times New Roman" w:hAnsi="Times New Roman" w:cs="Times New Roman" w:hint="eastAsia"/>
                <w:szCs w:val="21"/>
              </w:rPr>
              <w:t>螺钉方式定位及固定，通过加工精度、保证通道间隙；采用不锈钢材料，可经受高温灭菌；定位的上示踪器通过过渡套筒及其示踪器实现。</w:t>
            </w:r>
          </w:p>
        </w:tc>
      </w:tr>
      <w:tr w:rsidR="00893D4C" w14:paraId="20C37953" w14:textId="77777777">
        <w:tc>
          <w:tcPr>
            <w:tcW w:w="1092" w:type="dxa"/>
            <w:vMerge/>
            <w:vAlign w:val="center"/>
          </w:tcPr>
          <w:p w14:paraId="75A0A8E3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3" w:type="dxa"/>
            <w:vAlign w:val="center"/>
          </w:tcPr>
          <w:p w14:paraId="2F7C01CE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TR160202</w:t>
            </w:r>
          </w:p>
        </w:tc>
        <w:tc>
          <w:tcPr>
            <w:tcW w:w="3739" w:type="dxa"/>
            <w:vAlign w:val="center"/>
          </w:tcPr>
          <w:p w14:paraId="435E00B2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另一端有定位通道，结构简洁、小巧。</w:t>
            </w:r>
          </w:p>
        </w:tc>
        <w:tc>
          <w:tcPr>
            <w:tcW w:w="2628" w:type="dxa"/>
            <w:vMerge/>
            <w:vAlign w:val="center"/>
          </w:tcPr>
          <w:p w14:paraId="084D83BC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5BB8F4DE" w14:textId="77777777">
        <w:trPr>
          <w:trHeight w:val="458"/>
        </w:trPr>
        <w:tc>
          <w:tcPr>
            <w:tcW w:w="1092" w:type="dxa"/>
            <w:vMerge/>
            <w:vAlign w:val="center"/>
          </w:tcPr>
          <w:p w14:paraId="06121735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3" w:type="dxa"/>
            <w:vAlign w:val="center"/>
          </w:tcPr>
          <w:p w14:paraId="7F110C9D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TR160203</w:t>
            </w:r>
          </w:p>
        </w:tc>
        <w:tc>
          <w:tcPr>
            <w:tcW w:w="3739" w:type="dxa"/>
            <w:vAlign w:val="center"/>
          </w:tcPr>
          <w:p w14:paraId="4C1DE45C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定位通道中可放置探针、套筒、配准板，间隙控制在</w:t>
            </w:r>
            <w:r>
              <w:rPr>
                <w:rFonts w:ascii="Times New Roman" w:hAnsi="Times New Roman" w:cs="Times New Roman" w:hint="eastAsia"/>
                <w:szCs w:val="21"/>
              </w:rPr>
              <w:t>0.1mm</w:t>
            </w:r>
            <w:r>
              <w:rPr>
                <w:rFonts w:ascii="Times New Roman" w:hAnsi="Times New Roman" w:cs="Times New Roman" w:hint="eastAsia"/>
                <w:szCs w:val="21"/>
              </w:rPr>
              <w:t>以内。</w:t>
            </w:r>
          </w:p>
        </w:tc>
        <w:tc>
          <w:tcPr>
            <w:tcW w:w="2628" w:type="dxa"/>
            <w:vMerge/>
            <w:vAlign w:val="center"/>
          </w:tcPr>
          <w:p w14:paraId="31CE8B0B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111B2670" w14:textId="77777777">
        <w:tc>
          <w:tcPr>
            <w:tcW w:w="1092" w:type="dxa"/>
            <w:vMerge/>
            <w:vAlign w:val="center"/>
          </w:tcPr>
          <w:p w14:paraId="6196DA9D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3" w:type="dxa"/>
            <w:vAlign w:val="center"/>
          </w:tcPr>
          <w:p w14:paraId="734D9D70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TR160204</w:t>
            </w:r>
          </w:p>
        </w:tc>
        <w:tc>
          <w:tcPr>
            <w:tcW w:w="3739" w:type="dxa"/>
            <w:vAlign w:val="center"/>
          </w:tcPr>
          <w:p w14:paraId="039DBAD1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定位器上无示踪器。</w:t>
            </w:r>
          </w:p>
        </w:tc>
        <w:tc>
          <w:tcPr>
            <w:tcW w:w="2628" w:type="dxa"/>
            <w:vMerge/>
            <w:vAlign w:val="center"/>
          </w:tcPr>
          <w:p w14:paraId="55149168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6CF35801" w14:textId="77777777">
        <w:tc>
          <w:tcPr>
            <w:tcW w:w="1092" w:type="dxa"/>
            <w:vMerge/>
            <w:vAlign w:val="center"/>
          </w:tcPr>
          <w:p w14:paraId="599E607E" w14:textId="77777777" w:rsidR="00893D4C" w:rsidRDefault="00893D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3" w:type="dxa"/>
            <w:vAlign w:val="center"/>
          </w:tcPr>
          <w:p w14:paraId="2BE89864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TR160205</w:t>
            </w:r>
          </w:p>
        </w:tc>
        <w:tc>
          <w:tcPr>
            <w:tcW w:w="3739" w:type="dxa"/>
            <w:vAlign w:val="center"/>
          </w:tcPr>
          <w:p w14:paraId="152B0D45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强度高，不变形，可经受高温灭菌。</w:t>
            </w:r>
          </w:p>
          <w:p w14:paraId="2FA8DAD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示踪器低温灭菌。</w:t>
            </w:r>
          </w:p>
        </w:tc>
        <w:tc>
          <w:tcPr>
            <w:tcW w:w="2628" w:type="dxa"/>
            <w:vMerge/>
            <w:vAlign w:val="center"/>
          </w:tcPr>
          <w:p w14:paraId="7BE074F2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12F78019" w14:textId="77777777">
        <w:tc>
          <w:tcPr>
            <w:tcW w:w="1092" w:type="dxa"/>
            <w:vMerge w:val="restart"/>
            <w:vAlign w:val="center"/>
          </w:tcPr>
          <w:p w14:paraId="4E841460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臂机配准板</w:t>
            </w:r>
          </w:p>
        </w:tc>
        <w:tc>
          <w:tcPr>
            <w:tcW w:w="1063" w:type="dxa"/>
            <w:vAlign w:val="center"/>
          </w:tcPr>
          <w:p w14:paraId="3C0E8403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TR160301</w:t>
            </w:r>
          </w:p>
        </w:tc>
        <w:tc>
          <w:tcPr>
            <w:tcW w:w="3739" w:type="dxa"/>
          </w:tcPr>
          <w:p w14:paraId="13EB3877" w14:textId="77777777" w:rsidR="00893D4C" w:rsidRDefault="00E36F4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双层设计，每层安装一定数量的钢珠球。</w:t>
            </w:r>
          </w:p>
        </w:tc>
        <w:tc>
          <w:tcPr>
            <w:tcW w:w="2628" w:type="dxa"/>
            <w:vMerge w:val="restart"/>
          </w:tcPr>
          <w:p w14:paraId="41E1EABF" w14:textId="77777777" w:rsidR="00893D4C" w:rsidRDefault="00E36F4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采用金属框架和碳纤维板组成，金属球布置在碳纤维板上，示踪器通过销定位，通过螺钉把紧在配准板上。</w:t>
            </w: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臂机配准板分平板和影增两种形式。</w:t>
            </w:r>
          </w:p>
        </w:tc>
      </w:tr>
      <w:tr w:rsidR="00893D4C" w14:paraId="085AB5A0" w14:textId="77777777">
        <w:tc>
          <w:tcPr>
            <w:tcW w:w="1092" w:type="dxa"/>
            <w:vMerge/>
            <w:vAlign w:val="center"/>
          </w:tcPr>
          <w:p w14:paraId="3BFA0956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0245024F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TR160302</w:t>
            </w:r>
          </w:p>
        </w:tc>
        <w:tc>
          <w:tcPr>
            <w:tcW w:w="3739" w:type="dxa"/>
          </w:tcPr>
          <w:p w14:paraId="2C7650EA" w14:textId="77777777" w:rsidR="00893D4C" w:rsidRDefault="00E36F4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可与影增</w:t>
            </w: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 w:hint="eastAsia"/>
              </w:rPr>
              <w:t>臂机和平板</w:t>
            </w: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 w:hint="eastAsia"/>
              </w:rPr>
              <w:t>臂机快速安装或拆卸，要求简单轻便。</w:t>
            </w:r>
          </w:p>
        </w:tc>
        <w:tc>
          <w:tcPr>
            <w:tcW w:w="2628" w:type="dxa"/>
            <w:vMerge/>
          </w:tcPr>
          <w:p w14:paraId="520AEE09" w14:textId="77777777" w:rsidR="00893D4C" w:rsidRDefault="00893D4C">
            <w:pPr>
              <w:jc w:val="left"/>
              <w:rPr>
                <w:rFonts w:ascii="Times New Roman" w:hAnsi="Times New Roman" w:cs="Times New Roman"/>
              </w:rPr>
            </w:pPr>
          </w:p>
        </w:tc>
      </w:tr>
      <w:tr w:rsidR="00893D4C" w14:paraId="753B992B" w14:textId="77777777">
        <w:tc>
          <w:tcPr>
            <w:tcW w:w="1092" w:type="dxa"/>
            <w:vMerge/>
            <w:vAlign w:val="center"/>
          </w:tcPr>
          <w:p w14:paraId="1AF67340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7BB01398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TR160303</w:t>
            </w:r>
          </w:p>
        </w:tc>
        <w:tc>
          <w:tcPr>
            <w:tcW w:w="3739" w:type="dxa"/>
            <w:vAlign w:val="center"/>
          </w:tcPr>
          <w:p w14:paraId="2CECBB03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有</w:t>
            </w:r>
            <w:r>
              <w:rPr>
                <w:rFonts w:hint="eastAsia"/>
              </w:rPr>
              <w:t>配准板</w:t>
            </w:r>
            <w:r>
              <w:rPr>
                <w:rFonts w:ascii="Times New Roman" w:hAnsi="Times New Roman" w:cs="Times New Roman" w:hint="eastAsia"/>
                <w:szCs w:val="21"/>
              </w:rPr>
              <w:t>示踪器，示踪器上安装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个</w:t>
            </w:r>
            <w:r>
              <w:rPr>
                <w:rFonts w:hint="eastAsia"/>
              </w:rPr>
              <w:t>玻璃球</w:t>
            </w:r>
            <w:r>
              <w:rPr>
                <w:rFonts w:ascii="Times New Roman" w:hAnsi="Times New Roman" w:cs="Times New Roman" w:hint="eastAsia"/>
                <w:szCs w:val="21"/>
              </w:rPr>
              <w:t>。</w:t>
            </w:r>
          </w:p>
        </w:tc>
        <w:tc>
          <w:tcPr>
            <w:tcW w:w="2628" w:type="dxa"/>
            <w:vMerge/>
            <w:vAlign w:val="center"/>
          </w:tcPr>
          <w:p w14:paraId="10CF2142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55D85BB4" w14:textId="77777777">
        <w:tc>
          <w:tcPr>
            <w:tcW w:w="1092" w:type="dxa"/>
            <w:vMerge/>
            <w:vAlign w:val="center"/>
          </w:tcPr>
          <w:p w14:paraId="0A700FAB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0815CF24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TR160304</w:t>
            </w:r>
          </w:p>
        </w:tc>
        <w:tc>
          <w:tcPr>
            <w:tcW w:w="3739" w:type="dxa"/>
            <w:vAlign w:val="center"/>
          </w:tcPr>
          <w:p w14:paraId="47B85E83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臂机配准板上在相对的两个侧面各设置一个安装接口，用于安装配准板示踪器。</w:t>
            </w:r>
          </w:p>
        </w:tc>
        <w:tc>
          <w:tcPr>
            <w:tcW w:w="2628" w:type="dxa"/>
            <w:vMerge/>
            <w:vAlign w:val="center"/>
          </w:tcPr>
          <w:p w14:paraId="070E978B" w14:textId="77777777" w:rsidR="00893D4C" w:rsidRDefault="00893D4C"/>
        </w:tc>
      </w:tr>
      <w:tr w:rsidR="00893D4C" w14:paraId="4EDD1799" w14:textId="77777777">
        <w:tc>
          <w:tcPr>
            <w:tcW w:w="1092" w:type="dxa"/>
            <w:vMerge w:val="restart"/>
            <w:vAlign w:val="center"/>
          </w:tcPr>
          <w:p w14:paraId="6842E8AC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机械臂配准板</w:t>
            </w:r>
          </w:p>
        </w:tc>
        <w:tc>
          <w:tcPr>
            <w:tcW w:w="1063" w:type="dxa"/>
            <w:vAlign w:val="center"/>
          </w:tcPr>
          <w:p w14:paraId="69E4F7FB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TR160401</w:t>
            </w:r>
          </w:p>
        </w:tc>
        <w:tc>
          <w:tcPr>
            <w:tcW w:w="3739" w:type="dxa"/>
            <w:vAlign w:val="center"/>
          </w:tcPr>
          <w:p w14:paraId="100A4ECC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双层设计，每层安装一定数量的钢珠球。</w:t>
            </w:r>
          </w:p>
        </w:tc>
        <w:tc>
          <w:tcPr>
            <w:tcW w:w="2628" w:type="dxa"/>
            <w:vMerge w:val="restart"/>
            <w:vAlign w:val="center"/>
          </w:tcPr>
          <w:p w14:paraId="767DB030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机械臂配准板通过销定位，通过螺钉把紧在定位器上，主体采用非金属材料，开模成型。</w:t>
            </w:r>
          </w:p>
        </w:tc>
      </w:tr>
      <w:tr w:rsidR="00893D4C" w14:paraId="675A5BBD" w14:textId="77777777">
        <w:tc>
          <w:tcPr>
            <w:tcW w:w="1092" w:type="dxa"/>
            <w:vMerge/>
            <w:vAlign w:val="center"/>
          </w:tcPr>
          <w:p w14:paraId="12DF33A8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17CD7D2A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TR160402</w:t>
            </w:r>
          </w:p>
        </w:tc>
        <w:tc>
          <w:tcPr>
            <w:tcW w:w="3739" w:type="dxa"/>
            <w:vAlign w:val="center"/>
          </w:tcPr>
          <w:p w14:paraId="41477286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安装于通道连杆的定位通道处，可快速拆装，保证每次的安装一致性。</w:t>
            </w:r>
          </w:p>
        </w:tc>
        <w:tc>
          <w:tcPr>
            <w:tcW w:w="2628" w:type="dxa"/>
            <w:vMerge/>
            <w:vAlign w:val="center"/>
          </w:tcPr>
          <w:p w14:paraId="6D015658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7740D01F" w14:textId="77777777">
        <w:tc>
          <w:tcPr>
            <w:tcW w:w="1092" w:type="dxa"/>
            <w:vMerge/>
            <w:vAlign w:val="center"/>
          </w:tcPr>
          <w:p w14:paraId="107E3F8C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5658A830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TR160403</w:t>
            </w:r>
          </w:p>
        </w:tc>
        <w:tc>
          <w:tcPr>
            <w:tcW w:w="3739" w:type="dxa"/>
            <w:vAlign w:val="center"/>
          </w:tcPr>
          <w:p w14:paraId="22391A7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批量生产时，保证相同位置的钢珠球位置偏差在</w:t>
            </w:r>
            <w:r>
              <w:rPr>
                <w:rFonts w:ascii="Times New Roman" w:hAnsi="Times New Roman" w:cs="Times New Roman" w:hint="eastAsia"/>
                <w:szCs w:val="21"/>
              </w:rPr>
              <w:t>0.2mm</w:t>
            </w:r>
            <w:r>
              <w:rPr>
                <w:rFonts w:ascii="Times New Roman" w:hAnsi="Times New Roman" w:cs="Times New Roman" w:hint="eastAsia"/>
                <w:szCs w:val="21"/>
              </w:rPr>
              <w:t>以内。</w:t>
            </w:r>
          </w:p>
        </w:tc>
        <w:tc>
          <w:tcPr>
            <w:tcW w:w="2628" w:type="dxa"/>
            <w:vMerge/>
            <w:vAlign w:val="center"/>
          </w:tcPr>
          <w:p w14:paraId="03B9500E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6DF283D8" w14:textId="77777777">
        <w:tc>
          <w:tcPr>
            <w:tcW w:w="1092" w:type="dxa"/>
            <w:vMerge/>
            <w:vAlign w:val="center"/>
          </w:tcPr>
          <w:p w14:paraId="0C7D2775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385F6016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TR160404</w:t>
            </w:r>
          </w:p>
        </w:tc>
        <w:tc>
          <w:tcPr>
            <w:tcW w:w="3739" w:type="dxa"/>
            <w:vAlign w:val="center"/>
          </w:tcPr>
          <w:p w14:paraId="3DF608C1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需要低温灭菌，不变形。</w:t>
            </w:r>
          </w:p>
        </w:tc>
        <w:tc>
          <w:tcPr>
            <w:tcW w:w="2628" w:type="dxa"/>
            <w:vMerge/>
            <w:vAlign w:val="center"/>
          </w:tcPr>
          <w:p w14:paraId="22BAA902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551B0B28" w14:textId="77777777">
        <w:tc>
          <w:tcPr>
            <w:tcW w:w="1092" w:type="dxa"/>
            <w:vMerge w:val="restart"/>
            <w:vAlign w:val="center"/>
          </w:tcPr>
          <w:p w14:paraId="0BB8F8AC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探针</w:t>
            </w:r>
          </w:p>
        </w:tc>
        <w:tc>
          <w:tcPr>
            <w:tcW w:w="1063" w:type="dxa"/>
            <w:vAlign w:val="center"/>
          </w:tcPr>
          <w:p w14:paraId="5228940F" w14:textId="77777777" w:rsidR="00893D4C" w:rsidRDefault="00E36F4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TR160501</w:t>
            </w:r>
          </w:p>
        </w:tc>
        <w:tc>
          <w:tcPr>
            <w:tcW w:w="3739" w:type="dxa"/>
            <w:vAlign w:val="center"/>
          </w:tcPr>
          <w:p w14:paraId="79C4D86A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针状结构，尾部有四个安装柱，可安装</w:t>
            </w:r>
            <w:r>
              <w:rPr>
                <w:rFonts w:hint="eastAsia"/>
              </w:rPr>
              <w:t>玻璃球</w:t>
            </w:r>
            <w:r>
              <w:rPr>
                <w:rFonts w:ascii="Times New Roman" w:hAnsi="Times New Roman" w:cs="Times New Roman" w:hint="eastAsia"/>
                <w:szCs w:val="21"/>
              </w:rPr>
              <w:t>。</w:t>
            </w:r>
          </w:p>
        </w:tc>
        <w:tc>
          <w:tcPr>
            <w:tcW w:w="2628" w:type="dxa"/>
            <w:vMerge w:val="restart"/>
            <w:vAlign w:val="center"/>
          </w:tcPr>
          <w:p w14:paraId="0FAF59F7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</w:t>
            </w:r>
            <w:r>
              <w:rPr>
                <w:rFonts w:ascii="Times New Roman" w:hAnsi="Times New Roman" w:cs="Times New Roman" w:hint="eastAsia"/>
                <w:szCs w:val="21"/>
              </w:rPr>
              <w:t>+</w:t>
            </w:r>
            <w:r>
              <w:rPr>
                <w:rFonts w:ascii="Times New Roman" w:hAnsi="Times New Roman" w:cs="Times New Roman" w:hint="eastAsia"/>
                <w:szCs w:val="21"/>
              </w:rPr>
              <w:t>金属杆</w:t>
            </w:r>
          </w:p>
        </w:tc>
      </w:tr>
      <w:tr w:rsidR="00893D4C" w14:paraId="4FCB8575" w14:textId="77777777">
        <w:tc>
          <w:tcPr>
            <w:tcW w:w="1092" w:type="dxa"/>
            <w:vMerge/>
            <w:vAlign w:val="center"/>
          </w:tcPr>
          <w:p w14:paraId="0987E0BD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3CC57905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TR160502</w:t>
            </w:r>
          </w:p>
        </w:tc>
        <w:tc>
          <w:tcPr>
            <w:tcW w:w="3739" w:type="dxa"/>
            <w:vAlign w:val="center"/>
          </w:tcPr>
          <w:p w14:paraId="7EC07DCB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可低温灭菌，不变形。</w:t>
            </w:r>
          </w:p>
        </w:tc>
        <w:tc>
          <w:tcPr>
            <w:tcW w:w="2628" w:type="dxa"/>
            <w:vMerge/>
            <w:vAlign w:val="center"/>
          </w:tcPr>
          <w:p w14:paraId="39A6D1CD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37610065" w14:textId="77777777">
        <w:tc>
          <w:tcPr>
            <w:tcW w:w="1092" w:type="dxa"/>
            <w:vMerge/>
            <w:vAlign w:val="center"/>
          </w:tcPr>
          <w:p w14:paraId="4DCBA721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18D77DB9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TR160503</w:t>
            </w:r>
          </w:p>
        </w:tc>
        <w:tc>
          <w:tcPr>
            <w:tcW w:w="3739" w:type="dxa"/>
            <w:vAlign w:val="center"/>
          </w:tcPr>
          <w:p w14:paraId="1DFEE8CB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用于标定通道。</w:t>
            </w:r>
          </w:p>
        </w:tc>
        <w:tc>
          <w:tcPr>
            <w:tcW w:w="2628" w:type="dxa"/>
            <w:vMerge/>
            <w:vAlign w:val="center"/>
          </w:tcPr>
          <w:p w14:paraId="57356B44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16E5F528" w14:textId="77777777">
        <w:tc>
          <w:tcPr>
            <w:tcW w:w="1092" w:type="dxa"/>
            <w:vMerge w:val="restart"/>
            <w:vAlign w:val="center"/>
          </w:tcPr>
          <w:p w14:paraId="1F5903BA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患者示踪器</w:t>
            </w:r>
          </w:p>
        </w:tc>
        <w:tc>
          <w:tcPr>
            <w:tcW w:w="1063" w:type="dxa"/>
            <w:vAlign w:val="center"/>
          </w:tcPr>
          <w:p w14:paraId="34F0B2AA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TR160601</w:t>
            </w:r>
          </w:p>
        </w:tc>
        <w:tc>
          <w:tcPr>
            <w:tcW w:w="3739" w:type="dxa"/>
            <w:vAlign w:val="center"/>
          </w:tcPr>
          <w:p w14:paraId="1102F12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示踪架，安装有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个</w:t>
            </w:r>
            <w:r>
              <w:rPr>
                <w:rFonts w:hint="eastAsia"/>
              </w:rPr>
              <w:t>玻璃球</w:t>
            </w:r>
            <w:r>
              <w:rPr>
                <w:rFonts w:ascii="Times New Roman" w:hAnsi="Times New Roman" w:cs="Times New Roman" w:hint="eastAsia"/>
                <w:szCs w:val="21"/>
              </w:rPr>
              <w:t>。</w:t>
            </w:r>
          </w:p>
        </w:tc>
        <w:tc>
          <w:tcPr>
            <w:tcW w:w="2628" w:type="dxa"/>
            <w:vMerge w:val="restart"/>
            <w:vAlign w:val="center"/>
          </w:tcPr>
          <w:p w14:paraId="38EA7DB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示踪器，非金属材质，带支撑杆</w:t>
            </w:r>
          </w:p>
        </w:tc>
      </w:tr>
      <w:tr w:rsidR="00893D4C" w14:paraId="4CC710B9" w14:textId="77777777">
        <w:tc>
          <w:tcPr>
            <w:tcW w:w="1092" w:type="dxa"/>
            <w:vMerge/>
            <w:vAlign w:val="center"/>
          </w:tcPr>
          <w:p w14:paraId="0EFAB5EF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4322405B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TR160602</w:t>
            </w:r>
          </w:p>
        </w:tc>
        <w:tc>
          <w:tcPr>
            <w:tcW w:w="3739" w:type="dxa"/>
            <w:vAlign w:val="center"/>
          </w:tcPr>
          <w:p w14:paraId="140BB52F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有转接杆，示踪架安装于转接杆上。</w:t>
            </w:r>
          </w:p>
        </w:tc>
        <w:tc>
          <w:tcPr>
            <w:tcW w:w="2628" w:type="dxa"/>
            <w:vMerge/>
            <w:vAlign w:val="center"/>
          </w:tcPr>
          <w:p w14:paraId="2032828D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33E31332" w14:textId="77777777">
        <w:tc>
          <w:tcPr>
            <w:tcW w:w="1092" w:type="dxa"/>
            <w:vMerge/>
            <w:vAlign w:val="center"/>
          </w:tcPr>
          <w:p w14:paraId="0BD95736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2BF36977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TR160603</w:t>
            </w:r>
          </w:p>
        </w:tc>
        <w:tc>
          <w:tcPr>
            <w:tcW w:w="3739" w:type="dxa"/>
            <w:vAlign w:val="center"/>
          </w:tcPr>
          <w:p w14:paraId="3421D292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有棘突夹，可安装于患者的棘突上，转接杆安装于棘突夹上。</w:t>
            </w:r>
          </w:p>
        </w:tc>
        <w:tc>
          <w:tcPr>
            <w:tcW w:w="2628" w:type="dxa"/>
            <w:vMerge/>
            <w:vAlign w:val="center"/>
          </w:tcPr>
          <w:p w14:paraId="10980ACD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1EEEB56B" w14:textId="77777777">
        <w:tc>
          <w:tcPr>
            <w:tcW w:w="1092" w:type="dxa"/>
            <w:vMerge/>
            <w:vAlign w:val="center"/>
          </w:tcPr>
          <w:p w14:paraId="29642BE6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02F4DC04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TR160604</w:t>
            </w:r>
          </w:p>
        </w:tc>
        <w:tc>
          <w:tcPr>
            <w:tcW w:w="3739" w:type="dxa"/>
            <w:vAlign w:val="center"/>
          </w:tcPr>
          <w:p w14:paraId="06A9478B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t>有固定杆，</w:t>
            </w:r>
            <w:r>
              <w:rPr>
                <w:rFonts w:ascii="Times New Roman" w:hAnsi="Times New Roman" w:cs="Times New Roman" w:hint="eastAsia"/>
                <w:szCs w:val="21"/>
              </w:rPr>
              <w:t>可安装于患者的骨骼上，转</w:t>
            </w: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接杆安装于</w:t>
            </w:r>
            <w:r>
              <w:rPr>
                <w:rFonts w:hint="eastAsia"/>
              </w:rPr>
              <w:t>固定杆</w:t>
            </w:r>
            <w:r>
              <w:rPr>
                <w:rFonts w:ascii="Times New Roman" w:hAnsi="Times New Roman" w:cs="Times New Roman" w:hint="eastAsia"/>
                <w:szCs w:val="21"/>
              </w:rPr>
              <w:t>上。</w:t>
            </w:r>
          </w:p>
        </w:tc>
        <w:tc>
          <w:tcPr>
            <w:tcW w:w="2628" w:type="dxa"/>
            <w:vMerge/>
            <w:vAlign w:val="center"/>
          </w:tcPr>
          <w:p w14:paraId="272A5AEB" w14:textId="77777777" w:rsidR="00893D4C" w:rsidRDefault="00893D4C"/>
        </w:tc>
      </w:tr>
      <w:tr w:rsidR="00893D4C" w14:paraId="339A5CD3" w14:textId="77777777">
        <w:tc>
          <w:tcPr>
            <w:tcW w:w="1092" w:type="dxa"/>
            <w:vMerge/>
            <w:vAlign w:val="center"/>
          </w:tcPr>
          <w:p w14:paraId="46B27C1C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48502323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TR160605</w:t>
            </w:r>
          </w:p>
        </w:tc>
        <w:tc>
          <w:tcPr>
            <w:tcW w:w="3739" w:type="dxa"/>
            <w:vAlign w:val="center"/>
          </w:tcPr>
          <w:p w14:paraId="4560D985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可低温灭菌，不变形。</w:t>
            </w:r>
          </w:p>
        </w:tc>
        <w:tc>
          <w:tcPr>
            <w:tcW w:w="2628" w:type="dxa"/>
            <w:vMerge/>
            <w:vAlign w:val="center"/>
          </w:tcPr>
          <w:p w14:paraId="2F859B0F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6F12DCF9" w14:textId="77777777">
        <w:tc>
          <w:tcPr>
            <w:tcW w:w="1092" w:type="dxa"/>
            <w:vMerge/>
            <w:vAlign w:val="center"/>
          </w:tcPr>
          <w:p w14:paraId="43E7E457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322FC7B5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TR160606</w:t>
            </w:r>
          </w:p>
        </w:tc>
        <w:tc>
          <w:tcPr>
            <w:tcW w:w="3739" w:type="dxa"/>
            <w:vAlign w:val="center"/>
          </w:tcPr>
          <w:p w14:paraId="6E0D2605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安装于患者骨骼上，追踪患者的位姿。</w:t>
            </w:r>
          </w:p>
        </w:tc>
        <w:tc>
          <w:tcPr>
            <w:tcW w:w="2628" w:type="dxa"/>
            <w:vMerge/>
            <w:vAlign w:val="center"/>
          </w:tcPr>
          <w:p w14:paraId="097881A9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139B4378" w14:textId="77777777">
        <w:tc>
          <w:tcPr>
            <w:tcW w:w="1092" w:type="dxa"/>
            <w:vMerge w:val="restart"/>
            <w:vAlign w:val="center"/>
          </w:tcPr>
          <w:p w14:paraId="41B43F95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套筒</w:t>
            </w:r>
          </w:p>
        </w:tc>
        <w:tc>
          <w:tcPr>
            <w:tcW w:w="1063" w:type="dxa"/>
            <w:vAlign w:val="center"/>
          </w:tcPr>
          <w:p w14:paraId="3AF80C2C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TR160701</w:t>
            </w:r>
          </w:p>
        </w:tc>
        <w:tc>
          <w:tcPr>
            <w:tcW w:w="3739" w:type="dxa"/>
            <w:vAlign w:val="center"/>
          </w:tcPr>
          <w:p w14:paraId="58F7D40B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用于引导导针打入人体骨骼，安装于定位器的通道中，可快速拆装。</w:t>
            </w:r>
          </w:p>
        </w:tc>
        <w:tc>
          <w:tcPr>
            <w:tcW w:w="2628" w:type="dxa"/>
            <w:vMerge w:val="restart"/>
            <w:vAlign w:val="center"/>
          </w:tcPr>
          <w:p w14:paraId="368E7E97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采用不锈钢材质，满足生物相容性要求，可高温灭菌。</w:t>
            </w:r>
          </w:p>
        </w:tc>
      </w:tr>
      <w:tr w:rsidR="00893D4C" w14:paraId="295D3D55" w14:textId="77777777">
        <w:tc>
          <w:tcPr>
            <w:tcW w:w="1092" w:type="dxa"/>
            <w:vMerge/>
            <w:vAlign w:val="center"/>
          </w:tcPr>
          <w:p w14:paraId="4678198D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08791097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TR160702</w:t>
            </w:r>
          </w:p>
        </w:tc>
        <w:tc>
          <w:tcPr>
            <w:tcW w:w="3739" w:type="dxa"/>
            <w:vAlign w:val="center"/>
          </w:tcPr>
          <w:p w14:paraId="277E2695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分为一级套筒和二级套筒，一级套筒有示踪器内径</w:t>
            </w:r>
            <w:r>
              <w:rPr>
                <w:rFonts w:ascii="Times New Roman" w:hAnsi="Times New Roman" w:cs="Times New Roman" w:hint="eastAsia"/>
                <w:szCs w:val="21"/>
              </w:rPr>
              <w:t>10mm</w:t>
            </w:r>
            <w:r>
              <w:rPr>
                <w:rFonts w:ascii="Times New Roman" w:hAnsi="Times New Roman" w:cs="Times New Roman" w:hint="eastAsia"/>
                <w:szCs w:val="21"/>
              </w:rPr>
              <w:t>，二级套筒外径</w:t>
            </w:r>
            <w:r>
              <w:rPr>
                <w:rFonts w:ascii="Times New Roman" w:hAnsi="Times New Roman" w:cs="Times New Roman" w:hint="eastAsia"/>
                <w:szCs w:val="21"/>
              </w:rPr>
              <w:t>10mm</w:t>
            </w:r>
            <w:r>
              <w:rPr>
                <w:rFonts w:ascii="Times New Roman" w:hAnsi="Times New Roman" w:cs="Times New Roman" w:hint="eastAsia"/>
                <w:szCs w:val="21"/>
              </w:rPr>
              <w:t>内径有多种规格。</w:t>
            </w:r>
          </w:p>
        </w:tc>
        <w:tc>
          <w:tcPr>
            <w:tcW w:w="2628" w:type="dxa"/>
            <w:vMerge/>
            <w:vAlign w:val="center"/>
          </w:tcPr>
          <w:p w14:paraId="2D9ADEAC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061C10F7" w14:textId="77777777">
        <w:tc>
          <w:tcPr>
            <w:tcW w:w="1092" w:type="dxa"/>
            <w:vMerge/>
            <w:vAlign w:val="center"/>
          </w:tcPr>
          <w:p w14:paraId="7906BF57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12E7682A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TR160703</w:t>
            </w:r>
          </w:p>
        </w:tc>
        <w:tc>
          <w:tcPr>
            <w:tcW w:w="3739" w:type="dxa"/>
            <w:vAlign w:val="center"/>
          </w:tcPr>
          <w:p w14:paraId="5293DAF7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一级套筒需要根据创伤和脊柱的机械臂摆位进行设计。</w:t>
            </w:r>
          </w:p>
        </w:tc>
        <w:tc>
          <w:tcPr>
            <w:tcW w:w="2628" w:type="dxa"/>
            <w:vMerge/>
            <w:vAlign w:val="center"/>
          </w:tcPr>
          <w:p w14:paraId="0D44090E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4D3249F5" w14:textId="77777777">
        <w:tc>
          <w:tcPr>
            <w:tcW w:w="1092" w:type="dxa"/>
            <w:vMerge/>
            <w:vAlign w:val="center"/>
          </w:tcPr>
          <w:p w14:paraId="7DC39404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531257CF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TR160704</w:t>
            </w:r>
          </w:p>
        </w:tc>
        <w:tc>
          <w:tcPr>
            <w:tcW w:w="3739" w:type="dxa"/>
            <w:vAlign w:val="center"/>
          </w:tcPr>
          <w:p w14:paraId="01BF91DF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二级套筒长度为</w:t>
            </w:r>
            <w:r>
              <w:rPr>
                <w:rFonts w:ascii="Times New Roman" w:hAnsi="Times New Roman" w:cs="Times New Roman" w:hint="eastAsia"/>
                <w:szCs w:val="21"/>
              </w:rPr>
              <w:t>15cm</w:t>
            </w:r>
            <w:r>
              <w:rPr>
                <w:rFonts w:ascii="Times New Roman" w:hAnsi="Times New Roman" w:cs="Times New Roman" w:hint="eastAsia"/>
                <w:szCs w:val="21"/>
              </w:rPr>
              <w:t>左右，需要进入人体，前端有齿，增大与骨表面的摩擦力，防止打滑。</w:t>
            </w:r>
          </w:p>
        </w:tc>
        <w:tc>
          <w:tcPr>
            <w:tcW w:w="2628" w:type="dxa"/>
            <w:vMerge/>
            <w:vAlign w:val="center"/>
          </w:tcPr>
          <w:p w14:paraId="2D4BBA2E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64A95A0E" w14:textId="77777777">
        <w:tc>
          <w:tcPr>
            <w:tcW w:w="1092" w:type="dxa"/>
            <w:vMerge/>
            <w:vAlign w:val="center"/>
          </w:tcPr>
          <w:p w14:paraId="1D4C2548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0D3EF681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TR160705</w:t>
            </w:r>
          </w:p>
        </w:tc>
        <w:tc>
          <w:tcPr>
            <w:tcW w:w="3739" w:type="dxa"/>
            <w:vAlign w:val="center"/>
          </w:tcPr>
          <w:p w14:paraId="438360F2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可高温灭菌，不变形。</w:t>
            </w:r>
          </w:p>
        </w:tc>
        <w:tc>
          <w:tcPr>
            <w:tcW w:w="2628" w:type="dxa"/>
            <w:vMerge/>
            <w:vAlign w:val="center"/>
          </w:tcPr>
          <w:p w14:paraId="222AF297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6E63C914" w14:textId="77777777">
        <w:tc>
          <w:tcPr>
            <w:tcW w:w="1092" w:type="dxa"/>
            <w:vMerge w:val="restart"/>
            <w:vAlign w:val="center"/>
          </w:tcPr>
          <w:p w14:paraId="4FF0A4B3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骨钻</w:t>
            </w:r>
          </w:p>
        </w:tc>
        <w:tc>
          <w:tcPr>
            <w:tcW w:w="1063" w:type="dxa"/>
            <w:vAlign w:val="center"/>
          </w:tcPr>
          <w:p w14:paraId="5DEB4A28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TR160801</w:t>
            </w:r>
          </w:p>
        </w:tc>
        <w:tc>
          <w:tcPr>
            <w:tcW w:w="3739" w:type="dxa"/>
            <w:vAlign w:val="center"/>
          </w:tcPr>
          <w:p w14:paraId="2688C64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用于钻孔，并在钻孔过程中可在图像上进行可视化。</w:t>
            </w:r>
          </w:p>
        </w:tc>
        <w:tc>
          <w:tcPr>
            <w:tcW w:w="2628" w:type="dxa"/>
            <w:vMerge w:val="restart"/>
            <w:vAlign w:val="center"/>
          </w:tcPr>
          <w:p w14:paraId="682BAB9E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外购骨钻，通过抱箍将示踪器固定在骨钻上。</w:t>
            </w:r>
          </w:p>
        </w:tc>
      </w:tr>
      <w:tr w:rsidR="00893D4C" w14:paraId="7BA2B364" w14:textId="77777777">
        <w:tc>
          <w:tcPr>
            <w:tcW w:w="1092" w:type="dxa"/>
            <w:vMerge/>
            <w:vAlign w:val="center"/>
          </w:tcPr>
          <w:p w14:paraId="0525E7B3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1A367301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TR160802</w:t>
            </w:r>
          </w:p>
        </w:tc>
        <w:tc>
          <w:tcPr>
            <w:tcW w:w="3739" w:type="dxa"/>
            <w:vAlign w:val="center"/>
          </w:tcPr>
          <w:p w14:paraId="35E6B0F3" w14:textId="77777777" w:rsidR="00893D4C" w:rsidRDefault="00E36F4B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可直接放入二级套筒中。</w:t>
            </w:r>
          </w:p>
          <w:p w14:paraId="6E1F2DF8" w14:textId="77777777" w:rsidR="00893D4C" w:rsidRDefault="00E36F4B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由三部分组成：骨钻、示踪器、钻头。</w:t>
            </w:r>
          </w:p>
        </w:tc>
        <w:tc>
          <w:tcPr>
            <w:tcW w:w="2628" w:type="dxa"/>
            <w:vMerge/>
            <w:vAlign w:val="center"/>
          </w:tcPr>
          <w:p w14:paraId="3D337F2D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5C27F294" w14:textId="77777777">
        <w:tc>
          <w:tcPr>
            <w:tcW w:w="1092" w:type="dxa"/>
            <w:vMerge/>
            <w:vAlign w:val="center"/>
          </w:tcPr>
          <w:p w14:paraId="2BC8FF90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5900F115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TR160803</w:t>
            </w:r>
          </w:p>
        </w:tc>
        <w:tc>
          <w:tcPr>
            <w:tcW w:w="3739" w:type="dxa"/>
            <w:vAlign w:val="center"/>
          </w:tcPr>
          <w:p w14:paraId="142D8E32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示踪器安装在骨钻上。</w:t>
            </w:r>
          </w:p>
        </w:tc>
        <w:tc>
          <w:tcPr>
            <w:tcW w:w="2628" w:type="dxa"/>
            <w:vMerge/>
            <w:vAlign w:val="center"/>
          </w:tcPr>
          <w:p w14:paraId="32B4C64B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426E447B" w14:textId="77777777">
        <w:tc>
          <w:tcPr>
            <w:tcW w:w="1092" w:type="dxa"/>
            <w:vMerge/>
            <w:vAlign w:val="center"/>
          </w:tcPr>
          <w:p w14:paraId="0391EE9D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107B9E28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TR160804</w:t>
            </w:r>
          </w:p>
        </w:tc>
        <w:tc>
          <w:tcPr>
            <w:tcW w:w="3739" w:type="dxa"/>
            <w:vAlign w:val="center"/>
          </w:tcPr>
          <w:p w14:paraId="716F22F2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示踪器上安装四个</w:t>
            </w:r>
            <w:r>
              <w:rPr>
                <w:rFonts w:hint="eastAsia"/>
              </w:rPr>
              <w:t>玻璃球</w:t>
            </w:r>
            <w:r>
              <w:rPr>
                <w:rFonts w:ascii="Times New Roman" w:hAnsi="Times New Roman" w:cs="Times New Roman" w:hint="eastAsia"/>
                <w:szCs w:val="21"/>
              </w:rPr>
              <w:t>。</w:t>
            </w:r>
          </w:p>
        </w:tc>
        <w:tc>
          <w:tcPr>
            <w:tcW w:w="2628" w:type="dxa"/>
            <w:vMerge/>
            <w:vAlign w:val="center"/>
          </w:tcPr>
          <w:p w14:paraId="4F9C8384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7CD79C29" w14:textId="77777777">
        <w:tc>
          <w:tcPr>
            <w:tcW w:w="1092" w:type="dxa"/>
            <w:vMerge/>
            <w:vAlign w:val="center"/>
          </w:tcPr>
          <w:p w14:paraId="1B46013F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67AA8A34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TR160805</w:t>
            </w:r>
          </w:p>
        </w:tc>
        <w:tc>
          <w:tcPr>
            <w:tcW w:w="3739" w:type="dxa"/>
            <w:vAlign w:val="center"/>
          </w:tcPr>
          <w:p w14:paraId="1484CF33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骨钻和钻头可高温灭菌，不变形。</w:t>
            </w:r>
          </w:p>
          <w:p w14:paraId="460D96FE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示踪器低温消毒，不变形。</w:t>
            </w:r>
          </w:p>
        </w:tc>
        <w:tc>
          <w:tcPr>
            <w:tcW w:w="2628" w:type="dxa"/>
            <w:vMerge/>
            <w:vAlign w:val="center"/>
          </w:tcPr>
          <w:p w14:paraId="12666259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48846113" w14:textId="77777777">
        <w:tc>
          <w:tcPr>
            <w:tcW w:w="1092" w:type="dxa"/>
            <w:vMerge w:val="restart"/>
            <w:vAlign w:val="center"/>
          </w:tcPr>
          <w:p w14:paraId="768EDB0F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t>标定器</w:t>
            </w:r>
          </w:p>
        </w:tc>
        <w:tc>
          <w:tcPr>
            <w:tcW w:w="1063" w:type="dxa"/>
            <w:vAlign w:val="center"/>
          </w:tcPr>
          <w:p w14:paraId="6176CC8D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TR160901</w:t>
            </w:r>
          </w:p>
        </w:tc>
        <w:tc>
          <w:tcPr>
            <w:tcW w:w="3739" w:type="dxa"/>
            <w:vAlign w:val="center"/>
          </w:tcPr>
          <w:p w14:paraId="2592320A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用于标定探针和相机自检。</w:t>
            </w:r>
          </w:p>
        </w:tc>
        <w:tc>
          <w:tcPr>
            <w:tcW w:w="2628" w:type="dxa"/>
            <w:vMerge w:val="restart"/>
            <w:vAlign w:val="center"/>
          </w:tcPr>
          <w:p w14:paraId="749663ED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金属框架，带标定空位和示踪器</w:t>
            </w:r>
          </w:p>
        </w:tc>
      </w:tr>
      <w:tr w:rsidR="00893D4C" w14:paraId="51FA2F9C" w14:textId="77777777">
        <w:tc>
          <w:tcPr>
            <w:tcW w:w="1092" w:type="dxa"/>
            <w:vMerge/>
            <w:vAlign w:val="center"/>
          </w:tcPr>
          <w:p w14:paraId="198CF7FC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50124F78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TR160902</w:t>
            </w:r>
          </w:p>
        </w:tc>
        <w:tc>
          <w:tcPr>
            <w:tcW w:w="3739" w:type="dxa"/>
            <w:vAlign w:val="center"/>
          </w:tcPr>
          <w:p w14:paraId="697F8F06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安装有四个</w:t>
            </w:r>
            <w:r>
              <w:rPr>
                <w:rFonts w:hint="eastAsia"/>
              </w:rPr>
              <w:t>玻璃球</w:t>
            </w:r>
            <w:r>
              <w:rPr>
                <w:rFonts w:ascii="Times New Roman" w:hAnsi="Times New Roman" w:cs="Times New Roman" w:hint="eastAsia"/>
                <w:szCs w:val="21"/>
              </w:rPr>
              <w:t>。</w:t>
            </w:r>
          </w:p>
          <w:p w14:paraId="5D9ED09D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有四个探针尖端可插入的小孔。</w:t>
            </w:r>
          </w:p>
        </w:tc>
        <w:tc>
          <w:tcPr>
            <w:tcW w:w="2628" w:type="dxa"/>
            <w:vMerge/>
            <w:vAlign w:val="center"/>
          </w:tcPr>
          <w:p w14:paraId="30B60568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21E61851" w14:textId="77777777">
        <w:tc>
          <w:tcPr>
            <w:tcW w:w="1092" w:type="dxa"/>
            <w:vMerge/>
            <w:vAlign w:val="center"/>
          </w:tcPr>
          <w:p w14:paraId="060162CB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7E37C788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TR160903</w:t>
            </w:r>
          </w:p>
        </w:tc>
        <w:tc>
          <w:tcPr>
            <w:tcW w:w="3739" w:type="dxa"/>
            <w:vAlign w:val="center"/>
          </w:tcPr>
          <w:p w14:paraId="3CEE98AE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有凹槽，可将探针横向放入，用于标定轴线的方向。</w:t>
            </w:r>
          </w:p>
        </w:tc>
        <w:tc>
          <w:tcPr>
            <w:tcW w:w="2628" w:type="dxa"/>
            <w:vMerge/>
            <w:vAlign w:val="center"/>
          </w:tcPr>
          <w:p w14:paraId="286410D2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47938CD0" w14:textId="77777777">
        <w:tc>
          <w:tcPr>
            <w:tcW w:w="1092" w:type="dxa"/>
            <w:vMerge/>
            <w:vAlign w:val="center"/>
          </w:tcPr>
          <w:p w14:paraId="133F8E9B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084E861C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TR160904</w:t>
            </w:r>
          </w:p>
        </w:tc>
        <w:tc>
          <w:tcPr>
            <w:tcW w:w="3739" w:type="dxa"/>
            <w:vAlign w:val="center"/>
          </w:tcPr>
          <w:p w14:paraId="477BA3AF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可低温灭菌。</w:t>
            </w:r>
          </w:p>
        </w:tc>
        <w:tc>
          <w:tcPr>
            <w:tcW w:w="2628" w:type="dxa"/>
            <w:vMerge/>
            <w:vAlign w:val="center"/>
          </w:tcPr>
          <w:p w14:paraId="6D433D4C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7A8C080B" w14:textId="77777777">
        <w:tc>
          <w:tcPr>
            <w:tcW w:w="1092" w:type="dxa"/>
            <w:vAlign w:val="center"/>
          </w:tcPr>
          <w:p w14:paraId="028DD950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lastRenderedPageBreak/>
              <w:t>执行台车</w:t>
            </w:r>
            <w:r>
              <w:rPr>
                <w:rFonts w:ascii="Times New Roman" w:hAnsi="Times New Roman" w:cs="Times New Roman" w:hint="eastAsia"/>
                <w:szCs w:val="21"/>
              </w:rPr>
              <w:t>无菌罩</w:t>
            </w:r>
          </w:p>
        </w:tc>
        <w:tc>
          <w:tcPr>
            <w:tcW w:w="1063" w:type="dxa"/>
            <w:vAlign w:val="center"/>
          </w:tcPr>
          <w:p w14:paraId="16D68C0F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TR161001</w:t>
            </w:r>
          </w:p>
        </w:tc>
        <w:tc>
          <w:tcPr>
            <w:tcW w:w="3739" w:type="dxa"/>
            <w:vAlign w:val="center"/>
          </w:tcPr>
          <w:p w14:paraId="3FC7E58E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可套住末端控制器、整个机械臂和执行台车，整体设计。</w:t>
            </w:r>
          </w:p>
          <w:p w14:paraId="72BE5BB7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低温灭菌，无菌提供。</w:t>
            </w:r>
          </w:p>
        </w:tc>
        <w:tc>
          <w:tcPr>
            <w:tcW w:w="2628" w:type="dxa"/>
            <w:vAlign w:val="center"/>
          </w:tcPr>
          <w:p w14:paraId="0BD1613D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一端开口一端封闭，套住机械臂及台车。</w:t>
            </w:r>
          </w:p>
        </w:tc>
      </w:tr>
      <w:tr w:rsidR="00893D4C" w14:paraId="5CCF3682" w14:textId="77777777">
        <w:tc>
          <w:tcPr>
            <w:tcW w:w="1092" w:type="dxa"/>
            <w:vAlign w:val="center"/>
          </w:tcPr>
          <w:p w14:paraId="691D989C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</w:t>
            </w:r>
          </w:p>
          <w:p w14:paraId="2F749A60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无菌罩</w:t>
            </w:r>
          </w:p>
        </w:tc>
        <w:tc>
          <w:tcPr>
            <w:tcW w:w="1063" w:type="dxa"/>
            <w:vAlign w:val="center"/>
          </w:tcPr>
          <w:p w14:paraId="27531876" w14:textId="77777777" w:rsidR="00893D4C" w:rsidRDefault="00E36F4B">
            <w:pPr>
              <w:jc w:val="center"/>
              <w:rPr>
                <w:color w:val="FF0000"/>
                <w:sz w:val="18"/>
                <w:szCs w:val="18"/>
                <w:highlight w:val="yellow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TR161101</w:t>
            </w:r>
          </w:p>
        </w:tc>
        <w:tc>
          <w:tcPr>
            <w:tcW w:w="3739" w:type="dxa"/>
            <w:vAlign w:val="center"/>
          </w:tcPr>
          <w:p w14:paraId="39DE3A90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可同时套住影增</w:t>
            </w: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臂机配准板和影像增强器，平板</w:t>
            </w: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臂机配准板和平板探测器。</w:t>
            </w:r>
          </w:p>
          <w:p w14:paraId="1D797C08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低温灭菌，无菌提供。</w:t>
            </w:r>
          </w:p>
        </w:tc>
        <w:tc>
          <w:tcPr>
            <w:tcW w:w="2628" w:type="dxa"/>
            <w:vAlign w:val="center"/>
          </w:tcPr>
          <w:p w14:paraId="589810F4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一端开口一端封闭，套住</w:t>
            </w: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臂机影响增强器</w:t>
            </w:r>
            <w:r>
              <w:rPr>
                <w:rFonts w:ascii="Times New Roman" w:hAnsi="Times New Roman" w:cs="Times New Roman" w:hint="eastAsia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szCs w:val="21"/>
              </w:rPr>
              <w:t>平板探测器，示踪器灭菌后外装。</w:t>
            </w:r>
          </w:p>
        </w:tc>
      </w:tr>
      <w:tr w:rsidR="00893D4C" w14:paraId="42870A42" w14:textId="77777777">
        <w:tc>
          <w:tcPr>
            <w:tcW w:w="1092" w:type="dxa"/>
            <w:vAlign w:val="center"/>
          </w:tcPr>
          <w:p w14:paraId="146AF936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t>尖刀</w:t>
            </w:r>
          </w:p>
        </w:tc>
        <w:tc>
          <w:tcPr>
            <w:tcW w:w="1063" w:type="dxa"/>
            <w:vAlign w:val="center"/>
          </w:tcPr>
          <w:p w14:paraId="66E75A3E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TR161201</w:t>
            </w:r>
          </w:p>
        </w:tc>
        <w:tc>
          <w:tcPr>
            <w:tcW w:w="3739" w:type="dxa"/>
            <w:vAlign w:val="center"/>
          </w:tcPr>
          <w:p w14:paraId="547DDD41" w14:textId="77777777" w:rsidR="00893D4C" w:rsidRDefault="00E36F4B">
            <w:r>
              <w:rPr>
                <w:rFonts w:hint="eastAsia"/>
              </w:rPr>
              <w:t>用于切开皮肤、肌肉等软组织，方便套筒顺利进入患者到达骨表面。</w:t>
            </w:r>
          </w:p>
          <w:p w14:paraId="7B9DF38E" w14:textId="77777777" w:rsidR="00893D4C" w:rsidRDefault="00E36F4B">
            <w:r>
              <w:rPr>
                <w:rFonts w:hint="eastAsia"/>
              </w:rPr>
              <w:t>尖刀的前端应该可更换标准刀片。</w:t>
            </w:r>
          </w:p>
          <w:p w14:paraId="759592D5" w14:textId="77777777" w:rsidR="00893D4C" w:rsidRDefault="00E36F4B">
            <w:r>
              <w:rPr>
                <w:rFonts w:hint="eastAsia"/>
              </w:rPr>
              <w:t>尖刀的主体部分为圆柱形，尖刀整体可直接放入定位器的通道内，沿着套筒的轴向移动。</w:t>
            </w:r>
          </w:p>
          <w:p w14:paraId="062EE626" w14:textId="77777777" w:rsidR="00893D4C" w:rsidRDefault="00E36F4B">
            <w:r>
              <w:rPr>
                <w:rFonts w:hint="eastAsia"/>
              </w:rPr>
              <w:t>尖刀整体为高温消毒，不变形。</w:t>
            </w:r>
          </w:p>
        </w:tc>
        <w:tc>
          <w:tcPr>
            <w:tcW w:w="2628" w:type="dxa"/>
            <w:vAlign w:val="center"/>
          </w:tcPr>
          <w:p w14:paraId="50400184" w14:textId="77777777" w:rsidR="00893D4C" w:rsidRDefault="00E36F4B">
            <w:r>
              <w:rPr>
                <w:rFonts w:hint="eastAsia"/>
              </w:rPr>
              <w:t>类似手术刀，刀柄设计成可以通过通道进行定位。</w:t>
            </w:r>
          </w:p>
        </w:tc>
      </w:tr>
      <w:tr w:rsidR="00893D4C" w14:paraId="158AE7A0" w14:textId="77777777">
        <w:tc>
          <w:tcPr>
            <w:tcW w:w="1092" w:type="dxa"/>
            <w:vMerge w:val="restart"/>
            <w:vAlign w:val="center"/>
          </w:tcPr>
          <w:p w14:paraId="51A14FA1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消毒盒</w:t>
            </w:r>
          </w:p>
        </w:tc>
        <w:tc>
          <w:tcPr>
            <w:tcW w:w="1063" w:type="dxa"/>
            <w:vAlign w:val="center"/>
          </w:tcPr>
          <w:p w14:paraId="3478C288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TR161301</w:t>
            </w:r>
          </w:p>
        </w:tc>
        <w:tc>
          <w:tcPr>
            <w:tcW w:w="3739" w:type="dxa"/>
            <w:vAlign w:val="center"/>
          </w:tcPr>
          <w:p w14:paraId="17CBBC97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消毒盒用于放置需要消毒灭菌的手术器械，倒置消毒盒，器械不会掉出。</w:t>
            </w:r>
          </w:p>
        </w:tc>
        <w:tc>
          <w:tcPr>
            <w:tcW w:w="2628" w:type="dxa"/>
            <w:vMerge w:val="restart"/>
            <w:vAlign w:val="center"/>
          </w:tcPr>
          <w:p w14:paraId="7E0EB6E2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采用金属消毒盒，内部设置支架，可将各类器械有效固定。同时考虑不同的消毒方式，设计不同的消毒盒，采用不同的材质</w:t>
            </w:r>
          </w:p>
        </w:tc>
      </w:tr>
      <w:tr w:rsidR="00893D4C" w14:paraId="23B58669" w14:textId="77777777">
        <w:tc>
          <w:tcPr>
            <w:tcW w:w="1092" w:type="dxa"/>
            <w:vMerge/>
            <w:vAlign w:val="center"/>
          </w:tcPr>
          <w:p w14:paraId="0CE4B1C8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3C84F22A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TR161302</w:t>
            </w:r>
          </w:p>
        </w:tc>
        <w:tc>
          <w:tcPr>
            <w:tcW w:w="3739" w:type="dxa"/>
            <w:vAlign w:val="center"/>
          </w:tcPr>
          <w:p w14:paraId="534B0B0D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消毒盒内有器械的图案，方便工作人员将器械放置在对应位置。</w:t>
            </w:r>
          </w:p>
        </w:tc>
        <w:tc>
          <w:tcPr>
            <w:tcW w:w="2628" w:type="dxa"/>
            <w:vMerge/>
            <w:vAlign w:val="center"/>
          </w:tcPr>
          <w:p w14:paraId="00F3CABE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72EC272F" w14:textId="77777777">
        <w:tc>
          <w:tcPr>
            <w:tcW w:w="1092" w:type="dxa"/>
            <w:vMerge/>
            <w:vAlign w:val="center"/>
          </w:tcPr>
          <w:p w14:paraId="05F22425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35614EAF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TR161303</w:t>
            </w:r>
          </w:p>
        </w:tc>
        <w:tc>
          <w:tcPr>
            <w:tcW w:w="3739" w:type="dxa"/>
            <w:vAlign w:val="center"/>
          </w:tcPr>
          <w:p w14:paraId="71146A5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分高温消毒盒和低温消毒盒。</w:t>
            </w:r>
          </w:p>
          <w:p w14:paraId="3740C790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高温器械盒装有：定位器、套筒、尖刀。</w:t>
            </w:r>
          </w:p>
          <w:p w14:paraId="4B34BED9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低温消毒盒装有：机械臂配准板、探针、患者示踪器、套筒示踪器、</w:t>
            </w: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臂机配准板示踪器、骨钻示踪器。</w:t>
            </w:r>
          </w:p>
        </w:tc>
        <w:tc>
          <w:tcPr>
            <w:tcW w:w="2628" w:type="dxa"/>
            <w:vMerge/>
            <w:vAlign w:val="center"/>
          </w:tcPr>
          <w:p w14:paraId="418A5503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93D4C" w14:paraId="658DBCD5" w14:textId="77777777">
        <w:tc>
          <w:tcPr>
            <w:tcW w:w="1092" w:type="dxa"/>
            <w:vMerge w:val="restart"/>
            <w:vAlign w:val="center"/>
          </w:tcPr>
          <w:p w14:paraId="68A820C5" w14:textId="77777777" w:rsidR="00893D4C" w:rsidRDefault="00E36F4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</w:t>
            </w:r>
          </w:p>
        </w:tc>
        <w:tc>
          <w:tcPr>
            <w:tcW w:w="1063" w:type="dxa"/>
            <w:vAlign w:val="center"/>
          </w:tcPr>
          <w:p w14:paraId="14FE1896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TR161401</w:t>
            </w:r>
          </w:p>
        </w:tc>
        <w:tc>
          <w:tcPr>
            <w:tcW w:w="3739" w:type="dxa"/>
            <w:vAlign w:val="center"/>
          </w:tcPr>
          <w:p w14:paraId="7301DEFF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示踪器包含：套筒示踪器、患者示踪器、探针示踪器、</w:t>
            </w: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 w:hint="eastAsia"/>
                <w:szCs w:val="21"/>
              </w:rPr>
              <w:t>臂机配准板示踪器、机械臂配准板示踪器、标定器示踪器、骨钻示踪器。</w:t>
            </w:r>
          </w:p>
        </w:tc>
        <w:tc>
          <w:tcPr>
            <w:tcW w:w="2628" w:type="dxa"/>
            <w:vMerge w:val="restart"/>
            <w:vAlign w:val="center"/>
          </w:tcPr>
          <w:p w14:paraId="29D4D8CB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采用金属</w:t>
            </w:r>
            <w:r>
              <w:rPr>
                <w:rFonts w:ascii="Times New Roman" w:hAnsi="Times New Roman" w:cs="Times New Roman" w:hint="eastAsia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szCs w:val="21"/>
              </w:rPr>
              <w:t>非金属材质框架，通过结构定位和螺钉把紧进行固定玻璃球。</w:t>
            </w:r>
          </w:p>
        </w:tc>
      </w:tr>
      <w:tr w:rsidR="00893D4C" w14:paraId="16C403CF" w14:textId="77777777">
        <w:tc>
          <w:tcPr>
            <w:tcW w:w="1092" w:type="dxa"/>
            <w:vMerge/>
            <w:vAlign w:val="center"/>
          </w:tcPr>
          <w:p w14:paraId="09923676" w14:textId="77777777" w:rsidR="00893D4C" w:rsidRDefault="00893D4C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63" w:type="dxa"/>
            <w:vAlign w:val="center"/>
          </w:tcPr>
          <w:p w14:paraId="494002BE" w14:textId="77777777" w:rsidR="00893D4C" w:rsidRDefault="00E36F4B">
            <w:pPr>
              <w:jc w:val="center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TR161402</w:t>
            </w:r>
          </w:p>
        </w:tc>
        <w:tc>
          <w:tcPr>
            <w:tcW w:w="3739" w:type="dxa"/>
            <w:vAlign w:val="center"/>
          </w:tcPr>
          <w:p w14:paraId="37B5FD81" w14:textId="77777777" w:rsidR="00893D4C" w:rsidRDefault="00E36F4B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每个示踪器的结构都不相同，能被双目相机识别。</w:t>
            </w:r>
          </w:p>
        </w:tc>
        <w:tc>
          <w:tcPr>
            <w:tcW w:w="2628" w:type="dxa"/>
            <w:vMerge/>
            <w:vAlign w:val="center"/>
          </w:tcPr>
          <w:p w14:paraId="5BCB0678" w14:textId="77777777" w:rsidR="00893D4C" w:rsidRDefault="00893D4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78D2EA59" w14:textId="18EB0734" w:rsidR="00893D4C" w:rsidRDefault="00E36F4B">
      <w:pPr>
        <w:pStyle w:val="a0"/>
        <w:ind w:leftChars="0" w:left="0" w:right="1470" w:firstLine="420"/>
      </w:pPr>
      <w:bookmarkStart w:id="35" w:name="_Toc32257"/>
      <w:r>
        <w:rPr>
          <w:rFonts w:hint="eastAsia"/>
        </w:rPr>
        <w:lastRenderedPageBreak/>
        <w:t>以上需求实现概要设计详见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_Toc29842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第六章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_Toc29842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定位附件概要设计方案</w:t>
      </w:r>
      <w:r>
        <w:rPr>
          <w:rFonts w:hint="eastAsia"/>
        </w:rPr>
        <w:fldChar w:fldCharType="end"/>
      </w:r>
      <w:r>
        <w:rPr>
          <w:rFonts w:hint="eastAsia"/>
        </w:rPr>
        <w:t>。</w:t>
      </w:r>
    </w:p>
    <w:p w14:paraId="4E75437B" w14:textId="77777777" w:rsidR="00893D4C" w:rsidRDefault="00E36F4B">
      <w:pPr>
        <w:pStyle w:val="3"/>
      </w:pPr>
      <w:bookmarkStart w:id="36" w:name="_Toc17870"/>
      <w:bookmarkStart w:id="37" w:name="_Toc16649"/>
      <w:r>
        <w:t>其他功能需求</w:t>
      </w:r>
      <w:bookmarkEnd w:id="36"/>
      <w:bookmarkEnd w:id="37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74"/>
        <w:gridCol w:w="1065"/>
        <w:gridCol w:w="3750"/>
        <w:gridCol w:w="2540"/>
      </w:tblGrid>
      <w:tr w:rsidR="00893D4C" w14:paraId="3823C5DE" w14:textId="77777777">
        <w:tc>
          <w:tcPr>
            <w:tcW w:w="1074" w:type="dxa"/>
          </w:tcPr>
          <w:p w14:paraId="03AA95F0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名称</w:t>
            </w:r>
          </w:p>
        </w:tc>
        <w:tc>
          <w:tcPr>
            <w:tcW w:w="1065" w:type="dxa"/>
          </w:tcPr>
          <w:p w14:paraId="4246B9E8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编号</w:t>
            </w:r>
          </w:p>
        </w:tc>
        <w:tc>
          <w:tcPr>
            <w:tcW w:w="3750" w:type="dxa"/>
          </w:tcPr>
          <w:p w14:paraId="2E56C915" w14:textId="77777777" w:rsidR="00893D4C" w:rsidRDefault="00E36F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需求</w:t>
            </w:r>
          </w:p>
        </w:tc>
        <w:tc>
          <w:tcPr>
            <w:tcW w:w="2540" w:type="dxa"/>
          </w:tcPr>
          <w:p w14:paraId="526CEF43" w14:textId="77777777" w:rsidR="00893D4C" w:rsidRDefault="00893D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93D4C" w14:paraId="3AF149E2" w14:textId="77777777">
        <w:tc>
          <w:tcPr>
            <w:tcW w:w="1074" w:type="dxa"/>
            <w:vAlign w:val="center"/>
          </w:tcPr>
          <w:p w14:paraId="4F6A9809" w14:textId="77777777" w:rsidR="00893D4C" w:rsidRDefault="00E36F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装机交付</w:t>
            </w:r>
          </w:p>
        </w:tc>
        <w:tc>
          <w:tcPr>
            <w:tcW w:w="1065" w:type="dxa"/>
            <w:vAlign w:val="center"/>
          </w:tcPr>
          <w:p w14:paraId="47576890" w14:textId="77777777" w:rsidR="00893D4C" w:rsidRDefault="00E36F4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TR050015</w:t>
            </w:r>
          </w:p>
        </w:tc>
        <w:tc>
          <w:tcPr>
            <w:tcW w:w="3750" w:type="dxa"/>
            <w:vAlign w:val="center"/>
          </w:tcPr>
          <w:p w14:paraId="7F53273D" w14:textId="77777777" w:rsidR="00893D4C" w:rsidRDefault="00E36F4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由专业人员携带专业工具，根据《安装调试说明书》对设备进行安装调试。</w:t>
            </w:r>
          </w:p>
          <w:p w14:paraId="34154194" w14:textId="77777777" w:rsidR="00893D4C" w:rsidRDefault="00E36F4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设备需要设计得易于安装，调试功能完备。</w:t>
            </w:r>
          </w:p>
        </w:tc>
        <w:tc>
          <w:tcPr>
            <w:tcW w:w="2540" w:type="dxa"/>
            <w:vAlign w:val="center"/>
          </w:tcPr>
          <w:p w14:paraId="2E818C54" w14:textId="77777777" w:rsidR="00893D4C" w:rsidRDefault="00E36F4B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设计时充分考虑可制造型和可维护性，方便安装和维护。</w:t>
            </w:r>
          </w:p>
        </w:tc>
      </w:tr>
    </w:tbl>
    <w:p w14:paraId="55AC34FF" w14:textId="77777777" w:rsidR="00893D4C" w:rsidRDefault="00893D4C">
      <w:pPr>
        <w:pStyle w:val="a0"/>
        <w:ind w:leftChars="0" w:left="0" w:right="1470"/>
      </w:pPr>
    </w:p>
    <w:p w14:paraId="4A7A08EE" w14:textId="77777777" w:rsidR="00893D4C" w:rsidRDefault="00E36F4B">
      <w:pPr>
        <w:pStyle w:val="2"/>
      </w:pPr>
      <w:bookmarkStart w:id="38" w:name="_Toc8328"/>
      <w:r>
        <w:rPr>
          <w:rFonts w:hint="eastAsia"/>
        </w:rPr>
        <w:t>非功能需求</w:t>
      </w:r>
      <w:bookmarkEnd w:id="38"/>
    </w:p>
    <w:p w14:paraId="46B57AB0" w14:textId="72FE56DA" w:rsidR="00893D4C" w:rsidRDefault="00E36F4B">
      <w:pPr>
        <w:ind w:firstLine="420"/>
      </w:pPr>
      <w:r>
        <w:rPr>
          <w:rFonts w:hint="eastAsia"/>
        </w:rPr>
        <w:t>产品的非功能需求详见《</w:t>
      </w:r>
      <w:del w:id="39" w:author="chenxia" w:date="2023-11-06T15:32:00Z">
        <w:r w:rsidDel="009867A2">
          <w:rPr>
            <w:rFonts w:hint="eastAsia"/>
          </w:rPr>
          <w:delText>MS-002</w:delText>
        </w:r>
      </w:del>
      <w:ins w:id="40" w:author="chenxia" w:date="2023-11-06T15:32:00Z">
        <w:r w:rsidR="009867A2">
          <w:rPr>
            <w:rFonts w:hint="eastAsia"/>
          </w:rPr>
          <w:t>MS-002P</w:t>
        </w:r>
      </w:ins>
      <w:r>
        <w:rPr>
          <w:rFonts w:hint="eastAsia"/>
        </w:rPr>
        <w:t xml:space="preserve"> </w:t>
      </w:r>
      <w:r>
        <w:rPr>
          <w:rFonts w:hint="eastAsia"/>
        </w:rPr>
        <w:t>技术需求规格书》。</w:t>
      </w:r>
    </w:p>
    <w:p w14:paraId="3B307ED1" w14:textId="77777777" w:rsidR="00893D4C" w:rsidRDefault="00E36F4B">
      <w:pPr>
        <w:pStyle w:val="a0"/>
        <w:ind w:leftChars="0" w:left="0" w:right="1470"/>
      </w:pPr>
      <w:r>
        <w:rPr>
          <w:rFonts w:hint="eastAsia"/>
        </w:rPr>
        <w:t xml:space="preserve">    </w:t>
      </w:r>
      <w:r>
        <w:rPr>
          <w:rFonts w:hint="eastAsia"/>
        </w:rPr>
        <w:t>产品结构设计时，充分考虑各项参数的要求，严格按照相关要求进行设计，使产品满足相关的非功能需求。</w:t>
      </w:r>
    </w:p>
    <w:p w14:paraId="4E7DD956" w14:textId="77777777" w:rsidR="00893D4C" w:rsidRDefault="00E36F4B">
      <w:pPr>
        <w:pStyle w:val="1"/>
      </w:pPr>
      <w:bookmarkStart w:id="41" w:name="_Toc16099"/>
      <w:r>
        <w:rPr>
          <w:rFonts w:hint="eastAsia"/>
        </w:rPr>
        <w:t>产品结构组成</w:t>
      </w:r>
      <w:bookmarkEnd w:id="35"/>
      <w:bookmarkEnd w:id="41"/>
    </w:p>
    <w:p w14:paraId="4D07A809" w14:textId="706EC221" w:rsidR="00893D4C" w:rsidRDefault="00E36F4B">
      <w:pPr>
        <w:ind w:firstLine="420"/>
      </w:pPr>
      <w:r>
        <w:rPr>
          <w:rFonts w:hint="eastAsia"/>
        </w:rPr>
        <w:t>本产品的核心组件包括主控工作站、机械臂和红外光学跟踪相机。从形态上可以分为三个台车和定位附件：双目导航台车包含主机、显示器、</w:t>
      </w:r>
      <w:r>
        <w:rPr>
          <w:rFonts w:hint="eastAsia"/>
        </w:rPr>
        <w:t>UPS</w:t>
      </w:r>
      <w:r>
        <w:rPr>
          <w:rFonts w:hint="eastAsia"/>
        </w:rPr>
        <w:t>和红外光学跟踪相机；执行台车包含机械臂、控制器、</w:t>
      </w:r>
      <w:r>
        <w:rPr>
          <w:rFonts w:hint="eastAsia"/>
        </w:rPr>
        <w:t>UPS</w:t>
      </w:r>
      <w:r>
        <w:rPr>
          <w:rFonts w:hint="eastAsia"/>
        </w:rPr>
        <w:t>、升降立柱、脚踏；操作台车包含显示器、鼠标、键盘；定位附件有定位器、</w:t>
      </w:r>
      <w:r>
        <w:rPr>
          <w:rFonts w:hint="eastAsia"/>
        </w:rPr>
        <w:t>C</w:t>
      </w:r>
      <w:r>
        <w:rPr>
          <w:rFonts w:hint="eastAsia"/>
        </w:rPr>
        <w:t>臂机配准板、机械臂配准板、探针、患者示踪器、套筒、器械标定工具、无菌罩和消毒盒。</w:t>
      </w:r>
    </w:p>
    <w:p w14:paraId="39C63B69" w14:textId="77777777" w:rsidR="00893D4C" w:rsidRDefault="00E36F4B">
      <w:pPr>
        <w:pStyle w:val="2"/>
      </w:pPr>
      <w:bookmarkStart w:id="42" w:name="_Toc27832"/>
      <w:bookmarkStart w:id="43" w:name="_Toc26111"/>
      <w:r>
        <w:rPr>
          <w:rFonts w:hint="eastAsia"/>
        </w:rPr>
        <w:t>设备台车</w:t>
      </w:r>
      <w:bookmarkEnd w:id="42"/>
      <w:bookmarkEnd w:id="43"/>
    </w:p>
    <w:p w14:paraId="04E1F255" w14:textId="77777777" w:rsidR="00893D4C" w:rsidRDefault="00E36F4B">
      <w:pPr>
        <w:ind w:firstLine="420"/>
      </w:pPr>
      <w:r>
        <w:rPr>
          <w:rFonts w:hint="eastAsia"/>
        </w:rPr>
        <w:t>台车由三个台车组成：导航台车、执行台车和操作台车。</w:t>
      </w:r>
    </w:p>
    <w:p w14:paraId="6B1A496B" w14:textId="77777777" w:rsidR="00893D4C" w:rsidRDefault="00E36F4B">
      <w:pPr>
        <w:pStyle w:val="3"/>
      </w:pPr>
      <w:bookmarkStart w:id="44" w:name="_Toc20"/>
      <w:r>
        <w:rPr>
          <w:rFonts w:hint="eastAsia"/>
        </w:rPr>
        <w:t>导航台车</w:t>
      </w:r>
      <w:bookmarkEnd w:id="44"/>
    </w:p>
    <w:p w14:paraId="6A7F83F5" w14:textId="77777777" w:rsidR="00893D4C" w:rsidRDefault="00E36F4B">
      <w:pPr>
        <w:ind w:firstLine="420"/>
      </w:pPr>
      <w:r>
        <w:rPr>
          <w:rFonts w:hint="eastAsia"/>
        </w:rPr>
        <w:t>导航台车由双目相机、电脑主机、</w:t>
      </w:r>
      <w:r>
        <w:rPr>
          <w:rFonts w:hint="eastAsia"/>
        </w:rPr>
        <w:t>UPS</w:t>
      </w:r>
      <w:r>
        <w:rPr>
          <w:rFonts w:hint="eastAsia"/>
        </w:rPr>
        <w:t>和显示器等组成。</w:t>
      </w:r>
    </w:p>
    <w:p w14:paraId="38F63209" w14:textId="77777777" w:rsidR="00893D4C" w:rsidRDefault="00E36F4B">
      <w:pPr>
        <w:pStyle w:val="3"/>
      </w:pPr>
      <w:bookmarkStart w:id="45" w:name="_Toc456"/>
      <w:r>
        <w:rPr>
          <w:rFonts w:hint="eastAsia"/>
        </w:rPr>
        <w:lastRenderedPageBreak/>
        <w:t>执行台车</w:t>
      </w:r>
      <w:bookmarkEnd w:id="45"/>
    </w:p>
    <w:p w14:paraId="57EA498D" w14:textId="77777777" w:rsidR="00893D4C" w:rsidRDefault="00E36F4B">
      <w:pPr>
        <w:ind w:firstLine="420"/>
      </w:pPr>
      <w:r>
        <w:rPr>
          <w:rFonts w:hint="eastAsia"/>
        </w:rPr>
        <w:t>执行台车由机械臂、</w:t>
      </w:r>
      <w:r>
        <w:rPr>
          <w:rFonts w:hint="eastAsia"/>
        </w:rPr>
        <w:t>UPS</w:t>
      </w:r>
      <w:r>
        <w:rPr>
          <w:rFonts w:hint="eastAsia"/>
        </w:rPr>
        <w:t>等组成。</w:t>
      </w:r>
    </w:p>
    <w:p w14:paraId="52148E99" w14:textId="77777777" w:rsidR="00893D4C" w:rsidRDefault="00E36F4B">
      <w:pPr>
        <w:pStyle w:val="3"/>
      </w:pPr>
      <w:bookmarkStart w:id="46" w:name="_Toc25900"/>
      <w:bookmarkStart w:id="47" w:name="_Toc21059"/>
      <w:r>
        <w:rPr>
          <w:rFonts w:hint="eastAsia"/>
        </w:rPr>
        <w:t>操作台车</w:t>
      </w:r>
      <w:bookmarkEnd w:id="46"/>
      <w:bookmarkEnd w:id="47"/>
    </w:p>
    <w:p w14:paraId="79AF5E64" w14:textId="77777777" w:rsidR="00893D4C" w:rsidRDefault="00E36F4B">
      <w:pPr>
        <w:ind w:firstLine="420"/>
      </w:pPr>
      <w:r>
        <w:rPr>
          <w:rFonts w:hint="eastAsia"/>
        </w:rPr>
        <w:t>操作台车主要由显示器、鼠标键盘等组成，采用无线的方式与主机连接，留有有线连接的接口。</w:t>
      </w:r>
    </w:p>
    <w:p w14:paraId="57C52839" w14:textId="655EFDFE" w:rsidR="00893D4C" w:rsidRDefault="00E36F4B">
      <w:pPr>
        <w:pStyle w:val="2"/>
      </w:pPr>
      <w:bookmarkStart w:id="48" w:name="_Toc31682"/>
      <w:bookmarkStart w:id="49" w:name="_Toc20409"/>
      <w:r>
        <w:rPr>
          <w:rFonts w:hint="eastAsia"/>
        </w:rPr>
        <w:t>手术定位附件（器械）</w:t>
      </w:r>
      <w:bookmarkEnd w:id="48"/>
      <w:bookmarkEnd w:id="49"/>
    </w:p>
    <w:p w14:paraId="41A50353" w14:textId="7F83FBB7" w:rsidR="00893D4C" w:rsidRDefault="00E36F4B">
      <w:pPr>
        <w:ind w:firstLine="420"/>
      </w:pPr>
      <w:r>
        <w:rPr>
          <w:rFonts w:hint="eastAsia"/>
        </w:rPr>
        <w:t>手术定位附件（器械）主要由机械臂前端器械和手术用器械组成，包括定位器（转接法兰和通道连杆）、配准板、探针、患者示踪器</w:t>
      </w:r>
      <w:del w:id="50" w:author="chenxia" w:date="2023-11-06T15:34:00Z">
        <w:r w:rsidDel="009867A2">
          <w:rPr>
            <w:rFonts w:hint="eastAsia"/>
          </w:rPr>
          <w:delText>（含棘突夹）</w:delText>
        </w:r>
      </w:del>
      <w:ins w:id="51" w:author="chenxia" w:date="2023-11-06T15:36:00Z">
        <w:r w:rsidR="009867A2">
          <w:rPr>
            <w:rFonts w:hint="eastAsia"/>
          </w:rPr>
          <w:t>、棘突夹</w:t>
        </w:r>
      </w:ins>
      <w:r>
        <w:rPr>
          <w:rFonts w:hint="eastAsia"/>
        </w:rPr>
        <w:t>、器械标定器、套筒、无菌罩等组成。</w:t>
      </w:r>
    </w:p>
    <w:p w14:paraId="727D6137" w14:textId="77777777" w:rsidR="00893D4C" w:rsidRDefault="00E36F4B">
      <w:pPr>
        <w:pStyle w:val="3"/>
      </w:pPr>
      <w:bookmarkStart w:id="52" w:name="_Toc1405"/>
      <w:bookmarkStart w:id="53" w:name="_Toc31633"/>
      <w:r>
        <w:rPr>
          <w:rFonts w:hint="eastAsia"/>
        </w:rPr>
        <w:t>定位器</w:t>
      </w:r>
      <w:bookmarkEnd w:id="52"/>
      <w:bookmarkEnd w:id="53"/>
    </w:p>
    <w:p w14:paraId="4F07618F" w14:textId="77777777" w:rsidR="00893D4C" w:rsidRDefault="00E36F4B">
      <w:pPr>
        <w:ind w:firstLine="420"/>
      </w:pPr>
      <w:r>
        <w:rPr>
          <w:rFonts w:hint="eastAsia"/>
          <w:b/>
          <w:bCs/>
        </w:rPr>
        <w:t>定位器</w:t>
      </w:r>
      <w:r>
        <w:rPr>
          <w:rFonts w:hint="eastAsia"/>
        </w:rPr>
        <w:t>包含</w:t>
      </w:r>
      <w:r>
        <w:rPr>
          <w:rFonts w:hint="eastAsia"/>
          <w:b/>
          <w:bCs/>
        </w:rPr>
        <w:t>转接法兰</w:t>
      </w:r>
      <w:r>
        <w:rPr>
          <w:rFonts w:hint="eastAsia"/>
        </w:rPr>
        <w:t>和</w:t>
      </w:r>
      <w:r>
        <w:rPr>
          <w:rFonts w:hint="eastAsia"/>
          <w:b/>
          <w:bCs/>
        </w:rPr>
        <w:t>通道连杆</w:t>
      </w:r>
      <w:r>
        <w:rPr>
          <w:rFonts w:hint="eastAsia"/>
        </w:rPr>
        <w:t>，是手术的导引导通和把持工具，通过快拆方式与机械臂进行连接，重复拆装需保证安装精度。定位器通过快拆方式与转接法兰连接，转接法兰固定于机械臂上，属于执行台车的一部分。</w:t>
      </w:r>
    </w:p>
    <w:p w14:paraId="6936780C" w14:textId="77777777" w:rsidR="00893D4C" w:rsidRDefault="00E36F4B">
      <w:pPr>
        <w:pStyle w:val="3"/>
      </w:pPr>
      <w:bookmarkStart w:id="54" w:name="_Toc15298"/>
      <w:bookmarkStart w:id="55" w:name="_Toc30860"/>
      <w:r>
        <w:rPr>
          <w:rFonts w:hint="eastAsia"/>
        </w:rPr>
        <w:t>配准板</w:t>
      </w:r>
      <w:bookmarkEnd w:id="54"/>
      <w:bookmarkEnd w:id="55"/>
    </w:p>
    <w:p w14:paraId="69A8610A" w14:textId="77777777" w:rsidR="00893D4C" w:rsidRDefault="00E36F4B">
      <w:pPr>
        <w:ind w:firstLine="420"/>
      </w:pPr>
      <w:r>
        <w:rPr>
          <w:rFonts w:hint="eastAsia"/>
        </w:rPr>
        <w:t>配准板作为医学影响图像配准用的工具，在</w:t>
      </w:r>
      <w:bookmarkStart w:id="56" w:name="_GoBack"/>
      <w:bookmarkEnd w:id="56"/>
      <w:r>
        <w:rPr>
          <w:rFonts w:hint="eastAsia"/>
        </w:rPr>
        <w:t>术中配准中配合</w:t>
      </w:r>
      <w:r>
        <w:rPr>
          <w:rFonts w:hint="eastAsia"/>
        </w:rPr>
        <w:t>C</w:t>
      </w:r>
      <w:r>
        <w:rPr>
          <w:rFonts w:hint="eastAsia"/>
        </w:rPr>
        <w:t>臂机使用。</w:t>
      </w:r>
    </w:p>
    <w:p w14:paraId="7B9FA00F" w14:textId="77777777" w:rsidR="00893D4C" w:rsidRDefault="00E36F4B">
      <w:pPr>
        <w:ind w:firstLine="420"/>
      </w:pPr>
      <w:r>
        <w:rPr>
          <w:rFonts w:hint="eastAsia"/>
        </w:rPr>
        <w:t>配准板分为</w:t>
      </w:r>
      <w:r>
        <w:rPr>
          <w:rFonts w:hint="eastAsia"/>
          <w:b/>
          <w:bCs/>
        </w:rPr>
        <w:t>机械臂配准板</w:t>
      </w:r>
      <w:r>
        <w:rPr>
          <w:rFonts w:hint="eastAsia"/>
        </w:rPr>
        <w:t>和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臂机配准板</w:t>
      </w:r>
      <w:r>
        <w:rPr>
          <w:rFonts w:hint="eastAsia"/>
        </w:rPr>
        <w:t>。</w:t>
      </w:r>
    </w:p>
    <w:p w14:paraId="35CC6113" w14:textId="77777777" w:rsidR="00893D4C" w:rsidRDefault="00E36F4B">
      <w:pPr>
        <w:ind w:firstLine="420"/>
      </w:pP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臂机配准板</w:t>
      </w:r>
      <w:r>
        <w:rPr>
          <w:rFonts w:hint="eastAsia"/>
        </w:rPr>
        <w:t>设有可供双目相机进行光学追踪的示踪器，标记球通过卡扣式拔插安装在上面。</w:t>
      </w:r>
    </w:p>
    <w:p w14:paraId="7CB4F907" w14:textId="77777777" w:rsidR="00893D4C" w:rsidRDefault="00E36F4B">
      <w:pPr>
        <w:ind w:firstLine="420"/>
      </w:pPr>
      <w:r>
        <w:rPr>
          <w:rFonts w:hint="eastAsia"/>
        </w:rPr>
        <w:t>机械臂配准板使用时固定在机械臂末端，通过与定位器连接进行固定。需要保证和重复安装精度。</w:t>
      </w:r>
    </w:p>
    <w:p w14:paraId="45C28DA9" w14:textId="77777777" w:rsidR="00893D4C" w:rsidRDefault="00E36F4B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臂机配准板适配</w:t>
      </w:r>
      <w:r>
        <w:rPr>
          <w:rFonts w:hint="eastAsia"/>
        </w:rPr>
        <w:t>C</w:t>
      </w:r>
      <w:r>
        <w:rPr>
          <w:rFonts w:hint="eastAsia"/>
        </w:rPr>
        <w:t>臂机，</w:t>
      </w:r>
      <w:r>
        <w:rPr>
          <w:rFonts w:hint="eastAsia"/>
        </w:rPr>
        <w:t>C</w:t>
      </w:r>
      <w:r>
        <w:rPr>
          <w:rFonts w:hint="eastAsia"/>
        </w:rPr>
        <w:t>臂机有影增和平板两种类型，均需适配。</w:t>
      </w:r>
    </w:p>
    <w:p w14:paraId="53C159A5" w14:textId="77777777" w:rsidR="00893D4C" w:rsidRDefault="00E36F4B">
      <w:pPr>
        <w:ind w:firstLine="420"/>
      </w:pPr>
      <w:r>
        <w:rPr>
          <w:rFonts w:hint="eastAsia"/>
        </w:rPr>
        <w:t>适配</w:t>
      </w:r>
      <w:r>
        <w:rPr>
          <w:rFonts w:hint="eastAsia"/>
          <w:b/>
          <w:bCs/>
        </w:rPr>
        <w:t>影增</w:t>
      </w:r>
      <w:r>
        <w:rPr>
          <w:rFonts w:hint="eastAsia"/>
        </w:rPr>
        <w:t>C</w:t>
      </w:r>
      <w:r>
        <w:rPr>
          <w:rFonts w:hint="eastAsia"/>
        </w:rPr>
        <w:t>臂机的配准板，可以采用我公司现有产品的卡环进行转接固定。</w:t>
      </w:r>
    </w:p>
    <w:p w14:paraId="3B98F332" w14:textId="77777777" w:rsidR="00893D4C" w:rsidRDefault="00E36F4B">
      <w:pPr>
        <w:ind w:firstLine="420"/>
      </w:pPr>
      <w:r>
        <w:rPr>
          <w:rFonts w:hint="eastAsia"/>
        </w:rPr>
        <w:t>适配</w:t>
      </w:r>
      <w:r>
        <w:rPr>
          <w:rFonts w:hint="eastAsia"/>
          <w:b/>
          <w:bCs/>
        </w:rPr>
        <w:t>平板</w:t>
      </w:r>
      <w:r>
        <w:rPr>
          <w:rFonts w:hint="eastAsia"/>
        </w:rPr>
        <w:t>C</w:t>
      </w:r>
      <w:r>
        <w:rPr>
          <w:rFonts w:hint="eastAsia"/>
        </w:rPr>
        <w:t>臂机的配准板，通过绑带固定在平板</w:t>
      </w:r>
      <w:r>
        <w:rPr>
          <w:rFonts w:hint="eastAsia"/>
        </w:rPr>
        <w:t>C</w:t>
      </w:r>
      <w:r>
        <w:rPr>
          <w:rFonts w:hint="eastAsia"/>
        </w:rPr>
        <w:t>臂机上。</w:t>
      </w:r>
    </w:p>
    <w:p w14:paraId="75B6A059" w14:textId="77777777" w:rsidR="00893D4C" w:rsidRDefault="00E36F4B">
      <w:pPr>
        <w:pStyle w:val="3"/>
      </w:pPr>
      <w:bookmarkStart w:id="57" w:name="_Toc10948"/>
      <w:bookmarkStart w:id="58" w:name="_Toc30850"/>
      <w:r>
        <w:rPr>
          <w:rFonts w:hint="eastAsia"/>
        </w:rPr>
        <w:t>探针</w:t>
      </w:r>
      <w:bookmarkEnd w:id="57"/>
      <w:bookmarkEnd w:id="58"/>
    </w:p>
    <w:p w14:paraId="7A3278B4" w14:textId="77777777" w:rsidR="00893D4C" w:rsidRDefault="00E36F4B">
      <w:pPr>
        <w:ind w:firstLine="420"/>
      </w:pPr>
      <w:r>
        <w:rPr>
          <w:rFonts w:hint="eastAsia"/>
        </w:rPr>
        <w:t>探针前端为针状结构，后端设置有示踪器，标记球通过卡扣式拔插安装在上面。</w:t>
      </w:r>
    </w:p>
    <w:p w14:paraId="7D4D93B0" w14:textId="77777777" w:rsidR="00893D4C" w:rsidRDefault="00E36F4B">
      <w:pPr>
        <w:pStyle w:val="3"/>
      </w:pPr>
      <w:bookmarkStart w:id="59" w:name="_Toc17341"/>
      <w:bookmarkStart w:id="60" w:name="_Toc27295"/>
      <w:r>
        <w:rPr>
          <w:rFonts w:hint="eastAsia"/>
        </w:rPr>
        <w:lastRenderedPageBreak/>
        <w:t>患者示踪器</w:t>
      </w:r>
      <w:bookmarkEnd w:id="59"/>
      <w:bookmarkEnd w:id="60"/>
    </w:p>
    <w:p w14:paraId="2427C259" w14:textId="77777777" w:rsidR="00893D4C" w:rsidRDefault="00E36F4B">
      <w:pPr>
        <w:ind w:firstLine="420"/>
      </w:pPr>
      <w:r>
        <w:rPr>
          <w:rFonts w:hint="eastAsia"/>
        </w:rPr>
        <w:t>患者示踪器由棘突夹和示踪器组成，前端为棘突夹，可以固定在患者的棘突上，后端为示踪器，安装有双目相机可识别的标记球，通过卡扣式拔插安装在上面。</w:t>
      </w:r>
    </w:p>
    <w:p w14:paraId="24578A1B" w14:textId="77777777" w:rsidR="00893D4C" w:rsidRDefault="00E36F4B">
      <w:pPr>
        <w:pStyle w:val="3"/>
      </w:pPr>
      <w:bookmarkStart w:id="61" w:name="_Toc13443"/>
      <w:bookmarkStart w:id="62" w:name="_Toc31292"/>
      <w:r>
        <w:rPr>
          <w:rFonts w:hint="eastAsia"/>
        </w:rPr>
        <w:t>器械标定工具</w:t>
      </w:r>
      <w:bookmarkEnd w:id="61"/>
      <w:bookmarkEnd w:id="62"/>
    </w:p>
    <w:p w14:paraId="4D59E302" w14:textId="77777777" w:rsidR="00893D4C" w:rsidRDefault="00E36F4B">
      <w:pPr>
        <w:ind w:firstLine="420"/>
      </w:pPr>
      <w:r>
        <w:rPr>
          <w:rFonts w:hint="eastAsia"/>
        </w:rPr>
        <w:t>器械标定工具，用于探针等后端带有示踪器的非固定示踪器械轴线方向的标定，可将探针放入凹槽，进行标定；探针也用于</w:t>
      </w:r>
      <w:r>
        <w:rPr>
          <w:rFonts w:hint="eastAsia"/>
        </w:rPr>
        <w:t>NDI</w:t>
      </w:r>
      <w:r>
        <w:rPr>
          <w:rFonts w:hint="eastAsia"/>
        </w:rPr>
        <w:t>双目相机的自检标定。</w:t>
      </w:r>
    </w:p>
    <w:p w14:paraId="0C669C38" w14:textId="77777777" w:rsidR="00893D4C" w:rsidRDefault="00E36F4B">
      <w:pPr>
        <w:pStyle w:val="3"/>
      </w:pPr>
      <w:bookmarkStart w:id="63" w:name="_Toc9741"/>
      <w:bookmarkStart w:id="64" w:name="_Toc9654"/>
      <w:r>
        <w:rPr>
          <w:rFonts w:hint="eastAsia"/>
        </w:rPr>
        <w:t>套筒</w:t>
      </w:r>
      <w:bookmarkEnd w:id="63"/>
      <w:bookmarkEnd w:id="64"/>
    </w:p>
    <w:p w14:paraId="5783D7AD" w14:textId="77777777" w:rsidR="00893D4C" w:rsidRDefault="00E36F4B">
      <w:pPr>
        <w:ind w:firstLine="420"/>
      </w:pPr>
      <w:r>
        <w:rPr>
          <w:rFonts w:hint="eastAsia"/>
        </w:rPr>
        <w:t>手术套筒，设计多种规格套筒，用于手术中不同尺寸规格克氏针等器械的导向和把持。</w:t>
      </w:r>
    </w:p>
    <w:p w14:paraId="77F5DEB0" w14:textId="77777777" w:rsidR="00893D4C" w:rsidRDefault="00E36F4B">
      <w:pPr>
        <w:pStyle w:val="3"/>
      </w:pPr>
      <w:bookmarkStart w:id="65" w:name="_Toc24840"/>
      <w:bookmarkStart w:id="66" w:name="_Toc12232"/>
      <w:r>
        <w:rPr>
          <w:rFonts w:hint="eastAsia"/>
        </w:rPr>
        <w:t>无菌罩</w:t>
      </w:r>
      <w:bookmarkEnd w:id="65"/>
      <w:bookmarkEnd w:id="66"/>
    </w:p>
    <w:p w14:paraId="2E6CF3C9" w14:textId="77777777" w:rsidR="00893D4C" w:rsidRDefault="00E36F4B">
      <w:pPr>
        <w:ind w:firstLine="420"/>
      </w:pPr>
      <w:r>
        <w:rPr>
          <w:rFonts w:hint="eastAsia"/>
        </w:rPr>
        <w:t>机械臂及手术台车的无菌罩，用于遮住机械臂等有菌部分，与前端器械等无菌器械隔断。</w:t>
      </w:r>
    </w:p>
    <w:p w14:paraId="24D12496" w14:textId="77777777" w:rsidR="00893D4C" w:rsidRDefault="00E36F4B">
      <w:pPr>
        <w:pStyle w:val="3"/>
      </w:pPr>
      <w:bookmarkStart w:id="67" w:name="_Toc12221"/>
      <w:bookmarkStart w:id="68" w:name="_Toc22979"/>
      <w:r>
        <w:rPr>
          <w:rFonts w:hint="eastAsia"/>
        </w:rPr>
        <w:t>消毒盒</w:t>
      </w:r>
      <w:bookmarkEnd w:id="67"/>
      <w:bookmarkEnd w:id="68"/>
    </w:p>
    <w:p w14:paraId="24EBB781" w14:textId="77777777" w:rsidR="00893D4C" w:rsidRDefault="00E36F4B">
      <w:pPr>
        <w:ind w:firstLine="420"/>
        <w:sectPr w:rsidR="00893D4C">
          <w:headerReference w:type="even" r:id="rId12"/>
          <w:footerReference w:type="default" r:id="rId13"/>
          <w:head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</w:rPr>
        <w:t>用于定位器、配准板、套筒、探针、示踪器等可重复使用的无菌器械的消毒灭菌，通过钣金支架进行支撑，通过结构尺寸进行限位，保证器械在消毒盒内保持位置固定。</w:t>
      </w:r>
    </w:p>
    <w:p w14:paraId="01EB8704" w14:textId="77777777" w:rsidR="00893D4C" w:rsidRDefault="00E36F4B">
      <w:pPr>
        <w:pStyle w:val="1"/>
      </w:pPr>
      <w:bookmarkStart w:id="69" w:name="_Toc31071"/>
      <w:bookmarkStart w:id="70" w:name="_Toc31279"/>
      <w:r>
        <w:rPr>
          <w:rFonts w:hint="eastAsia"/>
        </w:rPr>
        <w:lastRenderedPageBreak/>
        <w:t>台车概要设计方案</w:t>
      </w:r>
      <w:bookmarkEnd w:id="69"/>
      <w:bookmarkEnd w:id="70"/>
    </w:p>
    <w:p w14:paraId="43A74BF1" w14:textId="77777777" w:rsidR="00893D4C" w:rsidRDefault="00E36F4B">
      <w:pPr>
        <w:ind w:firstLine="420"/>
      </w:pPr>
      <w:r>
        <w:rPr>
          <w:rFonts w:hint="eastAsia"/>
        </w:rPr>
        <w:t>下图是产品系统设计布局图，产品的主体结构由三个台车组成。</w:t>
      </w:r>
    </w:p>
    <w:p w14:paraId="04192BD5" w14:textId="77777777" w:rsidR="00893D4C" w:rsidRDefault="00E36F4B">
      <w:pPr>
        <w:jc w:val="center"/>
      </w:pPr>
      <w:r>
        <w:rPr>
          <w:rFonts w:ascii="宋体" w:hAnsi="宋体" w:cs="宋体" w:hint="eastAsia"/>
        </w:rPr>
        <w:object w:dxaOrig="10807" w:dyaOrig="6545" w14:anchorId="76A351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27pt" o:ole="">
            <v:imagedata r:id="rId15" o:title=""/>
            <o:lock v:ext="edit" aspectratio="f"/>
          </v:shape>
          <o:OLEObject Type="Embed" ProgID="Visio.Drawing.15" ShapeID="_x0000_i1025" DrawAspect="Content" ObjectID="_1760790159" r:id="rId16"/>
        </w:object>
      </w:r>
    </w:p>
    <w:p w14:paraId="1429BE4C" w14:textId="77777777" w:rsidR="00893D4C" w:rsidRDefault="00E36F4B">
      <w:pPr>
        <w:pStyle w:val="a5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产品系统布局图</w:t>
      </w:r>
    </w:p>
    <w:p w14:paraId="20761632" w14:textId="77777777" w:rsidR="00893D4C" w:rsidRDefault="00893D4C">
      <w:pPr>
        <w:sectPr w:rsidR="00893D4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6D3E328F" w14:textId="77777777" w:rsidR="00893D4C" w:rsidRDefault="00E36F4B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台车设计，结构设计先提供初步堆叠设计和主要零部件选型，然后启动工业设计，工业设计和结构设计进行协同设计。以下是台车结构堆叠的初步设计。</w:t>
      </w:r>
    </w:p>
    <w:p w14:paraId="06269336" w14:textId="77777777" w:rsidR="00893D4C" w:rsidRDefault="00E36F4B">
      <w:pPr>
        <w:pStyle w:val="2"/>
      </w:pPr>
      <w:bookmarkStart w:id="71" w:name="_Toc6404"/>
      <w:r>
        <w:rPr>
          <w:rFonts w:hint="eastAsia"/>
        </w:rPr>
        <w:t>导航台车</w:t>
      </w:r>
      <w:bookmarkEnd w:id="71"/>
    </w:p>
    <w:p w14:paraId="10EA2A74" w14:textId="77777777" w:rsidR="00893D4C" w:rsidRDefault="00E36F4B">
      <w:pPr>
        <w:ind w:firstLineChars="200" w:firstLine="420"/>
        <w:rPr>
          <w:b/>
          <w:bCs/>
        </w:rPr>
      </w:pPr>
      <w:r>
        <w:rPr>
          <w:rFonts w:hint="eastAsia"/>
        </w:rPr>
        <w:t>导航台车的核心部件是双目红外相机和主机，初步结构方案如下图所示。</w:t>
      </w:r>
      <w:r>
        <w:rPr>
          <w:rFonts w:hint="eastAsia"/>
          <w:b/>
          <w:bCs/>
        </w:rPr>
        <w:t>其中双目相机和显示器采用医用吊臂悬挂在框架上，并配有把手方便拖动。</w:t>
      </w:r>
      <w:r>
        <w:rPr>
          <w:rFonts w:hint="eastAsia"/>
        </w:rPr>
        <w:t>框架的支杆可伸缩，或者拆卸，便于包装运输。</w:t>
      </w:r>
    </w:p>
    <w:p w14:paraId="026B6196" w14:textId="77777777" w:rsidR="00893D4C" w:rsidRDefault="00E36F4B">
      <w:pPr>
        <w:jc w:val="center"/>
      </w:pPr>
      <w:r>
        <w:rPr>
          <w:noProof/>
        </w:rPr>
        <w:drawing>
          <wp:inline distT="0" distB="0" distL="114300" distR="114300">
            <wp:extent cx="3808095" cy="6009005"/>
            <wp:effectExtent l="0" t="0" r="1905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68DE" w14:textId="77777777" w:rsidR="00893D4C" w:rsidRDefault="00E36F4B">
      <w:pPr>
        <w:pStyle w:val="a5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导航台车结构示意图</w:t>
      </w:r>
    </w:p>
    <w:p w14:paraId="3B430164" w14:textId="77777777" w:rsidR="00893D4C" w:rsidRDefault="00E36F4B">
      <w:pPr>
        <w:pStyle w:val="2"/>
      </w:pPr>
      <w:bookmarkStart w:id="72" w:name="_Toc27307"/>
      <w:r>
        <w:rPr>
          <w:rFonts w:hint="eastAsia"/>
        </w:rPr>
        <w:lastRenderedPageBreak/>
        <w:t>执行台车</w:t>
      </w:r>
      <w:bookmarkEnd w:id="72"/>
    </w:p>
    <w:p w14:paraId="149923BC" w14:textId="77777777" w:rsidR="00893D4C" w:rsidRDefault="00E36F4B">
      <w:pPr>
        <w:ind w:firstLineChars="200" w:firstLine="420"/>
      </w:pPr>
      <w:r>
        <w:rPr>
          <w:rFonts w:hint="eastAsia"/>
        </w:rPr>
        <w:t>执行台车的核心部件是机械臂，采用的是丹麦优傲公司的</w:t>
      </w:r>
      <w:r>
        <w:rPr>
          <w:rFonts w:hint="eastAsia"/>
        </w:rPr>
        <w:t>UR5e</w:t>
      </w:r>
      <w:r>
        <w:rPr>
          <w:rFonts w:hint="eastAsia"/>
        </w:rPr>
        <w:t>协作机械手，执行台车的结构初步堆叠设计如下图所示：</w:t>
      </w:r>
    </w:p>
    <w:p w14:paraId="51FCA4EF" w14:textId="77777777" w:rsidR="00893D4C" w:rsidRDefault="00E36F4B">
      <w:r>
        <w:rPr>
          <w:noProof/>
        </w:rPr>
        <w:drawing>
          <wp:inline distT="0" distB="0" distL="114300" distR="114300">
            <wp:extent cx="4947285" cy="6867525"/>
            <wp:effectExtent l="0" t="0" r="571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4328" w14:textId="77777777" w:rsidR="00893D4C" w:rsidRDefault="00E36F4B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执行台车结构示意图</w:t>
      </w:r>
    </w:p>
    <w:p w14:paraId="762D49AB" w14:textId="77777777" w:rsidR="00893D4C" w:rsidRDefault="00E36F4B">
      <w:pPr>
        <w:pStyle w:val="2"/>
      </w:pPr>
      <w:bookmarkStart w:id="73" w:name="_Toc27847"/>
      <w:bookmarkStart w:id="74" w:name="_Toc8180"/>
      <w:r>
        <w:rPr>
          <w:rFonts w:hint="eastAsia"/>
        </w:rPr>
        <w:lastRenderedPageBreak/>
        <w:t>操作台车</w:t>
      </w:r>
      <w:bookmarkEnd w:id="73"/>
      <w:bookmarkEnd w:id="74"/>
    </w:p>
    <w:p w14:paraId="427013CA" w14:textId="77777777" w:rsidR="00893D4C" w:rsidRDefault="00E36F4B">
      <w:pPr>
        <w:ind w:firstLine="420"/>
      </w:pPr>
      <w:r>
        <w:rPr>
          <w:rFonts w:hint="eastAsia"/>
        </w:rPr>
        <w:t>操作台车主要有显示器和键盘鼠标组成，通过无线方式与主机进行通讯。由于操作台车器件比较少，无核心关键器件，因此主要由工业设计作设计，暂不做堆叠设计。</w:t>
      </w:r>
    </w:p>
    <w:p w14:paraId="60B41129" w14:textId="435641AA" w:rsidR="00893D4C" w:rsidRDefault="00E36F4B">
      <w:pPr>
        <w:pStyle w:val="1"/>
      </w:pPr>
      <w:bookmarkStart w:id="75" w:name="_Toc29842"/>
      <w:bookmarkStart w:id="76" w:name="_Toc9035"/>
      <w:bookmarkStart w:id="77" w:name="_Toc12521968"/>
      <w:bookmarkStart w:id="78" w:name="_Toc25910"/>
      <w:r>
        <w:rPr>
          <w:rFonts w:hint="eastAsia"/>
        </w:rPr>
        <w:t>定位附件概要设计方案</w:t>
      </w:r>
      <w:bookmarkEnd w:id="75"/>
      <w:bookmarkEnd w:id="76"/>
    </w:p>
    <w:p w14:paraId="7703377F" w14:textId="350C4443" w:rsidR="00893D4C" w:rsidRDefault="00E36F4B">
      <w:pPr>
        <w:ind w:firstLineChars="200" w:firstLine="420"/>
      </w:pPr>
      <w:r>
        <w:rPr>
          <w:rFonts w:hint="eastAsia"/>
        </w:rPr>
        <w:t>定位附件主要包括定位器、机械臂配准板、</w:t>
      </w:r>
      <w:r>
        <w:rPr>
          <w:rFonts w:hint="eastAsia"/>
        </w:rPr>
        <w:t>C</w:t>
      </w:r>
      <w:r>
        <w:rPr>
          <w:rFonts w:hint="eastAsia"/>
        </w:rPr>
        <w:t>臂机配准板、棘突夹、患者示踪器、探针等等，分别用于机械臂末端、</w:t>
      </w:r>
      <w:r>
        <w:rPr>
          <w:rFonts w:hint="eastAsia"/>
        </w:rPr>
        <w:t>C</w:t>
      </w:r>
      <w:r>
        <w:rPr>
          <w:rFonts w:hint="eastAsia"/>
        </w:rPr>
        <w:t>臂机以及患者。</w:t>
      </w:r>
    </w:p>
    <w:p w14:paraId="5174E8AA" w14:textId="77777777" w:rsidR="00893D4C" w:rsidRDefault="00E36F4B">
      <w:pPr>
        <w:pStyle w:val="2"/>
      </w:pPr>
      <w:bookmarkStart w:id="79" w:name="_Toc2273"/>
      <w:bookmarkStart w:id="80" w:name="_Toc2532"/>
      <w:r>
        <w:rPr>
          <w:rFonts w:hint="eastAsia"/>
        </w:rPr>
        <w:t>机械臂末端器械</w:t>
      </w:r>
      <w:bookmarkEnd w:id="79"/>
      <w:bookmarkEnd w:id="80"/>
    </w:p>
    <w:p w14:paraId="0D0EA065" w14:textId="77777777" w:rsidR="00893D4C" w:rsidRDefault="00E36F4B">
      <w:r>
        <w:rPr>
          <w:noProof/>
        </w:rPr>
        <w:drawing>
          <wp:inline distT="0" distB="0" distL="114300" distR="114300">
            <wp:extent cx="5269230" cy="3187065"/>
            <wp:effectExtent l="0" t="0" r="7620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05FB" w14:textId="77777777" w:rsidR="00893D4C" w:rsidRDefault="00E36F4B">
      <w:pPr>
        <w:pStyle w:val="a5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机械臂末端器械设计方案示意图</w:t>
      </w:r>
    </w:p>
    <w:p w14:paraId="04EE2602" w14:textId="77777777" w:rsidR="00893D4C" w:rsidRDefault="00E36F4B">
      <w:pPr>
        <w:pStyle w:val="2"/>
      </w:pPr>
      <w:bookmarkStart w:id="81" w:name="_Toc21010"/>
      <w:bookmarkStart w:id="82" w:name="_Toc13744"/>
      <w:r>
        <w:rPr>
          <w:rFonts w:hint="eastAsia"/>
        </w:rPr>
        <w:t>C</w:t>
      </w:r>
      <w:r>
        <w:rPr>
          <w:rFonts w:hint="eastAsia"/>
        </w:rPr>
        <w:t>臂机配准板</w:t>
      </w:r>
      <w:bookmarkEnd w:id="81"/>
      <w:bookmarkEnd w:id="82"/>
    </w:p>
    <w:p w14:paraId="3F34DA91" w14:textId="77777777" w:rsidR="00893D4C" w:rsidRDefault="00E36F4B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臂机配准板，根据</w:t>
      </w:r>
      <w:r>
        <w:rPr>
          <w:rFonts w:hint="eastAsia"/>
        </w:rPr>
        <w:t>C</w:t>
      </w:r>
      <w:r>
        <w:rPr>
          <w:rFonts w:hint="eastAsia"/>
        </w:rPr>
        <w:t>臂机的分类，分类影增</w:t>
      </w:r>
      <w:r>
        <w:rPr>
          <w:rFonts w:hint="eastAsia"/>
        </w:rPr>
        <w:t>C</w:t>
      </w:r>
      <w:r>
        <w:rPr>
          <w:rFonts w:hint="eastAsia"/>
        </w:rPr>
        <w:t>臂机配准板和平板</w:t>
      </w:r>
      <w:r>
        <w:rPr>
          <w:rFonts w:hint="eastAsia"/>
        </w:rPr>
        <w:t>C</w:t>
      </w:r>
      <w:r>
        <w:rPr>
          <w:rFonts w:hint="eastAsia"/>
        </w:rPr>
        <w:t>臂机配准板，配准板为双层碳纤维板结构，碳纤维板上下层按不同的布局布置钢珠。</w:t>
      </w:r>
    </w:p>
    <w:p w14:paraId="69B1BD39" w14:textId="77777777" w:rsidR="00893D4C" w:rsidRDefault="00E36F4B">
      <w:pPr>
        <w:ind w:firstLine="420"/>
      </w:pPr>
      <w:r>
        <w:rPr>
          <w:rFonts w:hint="eastAsia"/>
        </w:rPr>
        <w:t>影增</w:t>
      </w:r>
      <w:r>
        <w:rPr>
          <w:rFonts w:hint="eastAsia"/>
        </w:rPr>
        <w:t>C</w:t>
      </w:r>
      <w:r>
        <w:rPr>
          <w:rFonts w:hint="eastAsia"/>
        </w:rPr>
        <w:t>臂机配准板方案如下图所示，通过卡环固定在影增上，再通过连接柱将配准板与卡环进行连接。</w:t>
      </w:r>
    </w:p>
    <w:p w14:paraId="62B517A9" w14:textId="77777777" w:rsidR="00893D4C" w:rsidRDefault="00E36F4B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331335" cy="2987040"/>
            <wp:effectExtent l="0" t="0" r="12065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9412" w14:textId="77777777" w:rsidR="00893D4C" w:rsidRDefault="00E36F4B">
      <w:pPr>
        <w:pStyle w:val="a5"/>
        <w:ind w:firstLine="42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影增</w:t>
      </w:r>
      <w:r>
        <w:rPr>
          <w:rFonts w:hint="eastAsia"/>
        </w:rPr>
        <w:t>C</w:t>
      </w:r>
      <w:r>
        <w:rPr>
          <w:rFonts w:hint="eastAsia"/>
        </w:rPr>
        <w:t>臂机配准板</w:t>
      </w:r>
    </w:p>
    <w:p w14:paraId="7F926308" w14:textId="77777777" w:rsidR="00893D4C" w:rsidRDefault="00E36F4B">
      <w:pPr>
        <w:ind w:firstLine="420"/>
      </w:pPr>
      <w:r>
        <w:rPr>
          <w:rFonts w:hint="eastAsia"/>
        </w:rPr>
        <w:t>平板</w:t>
      </w:r>
      <w:r>
        <w:rPr>
          <w:rFonts w:hint="eastAsia"/>
        </w:rPr>
        <w:t>C</w:t>
      </w:r>
      <w:r>
        <w:rPr>
          <w:rFonts w:hint="eastAsia"/>
        </w:rPr>
        <w:t>臂机配准板，利用平板</w:t>
      </w:r>
      <w:r>
        <w:rPr>
          <w:rFonts w:hint="eastAsia"/>
        </w:rPr>
        <w:t>C</w:t>
      </w:r>
      <w:r>
        <w:rPr>
          <w:rFonts w:hint="eastAsia"/>
        </w:rPr>
        <w:t>臂机的外壳固定孔（以康达平板为例），来固定转接支架，再通过转接支架与配准板连接，如下图所示。</w:t>
      </w:r>
    </w:p>
    <w:p w14:paraId="2DEE2AB6" w14:textId="77777777" w:rsidR="00893D4C" w:rsidRDefault="00E36F4B">
      <w:pPr>
        <w:jc w:val="center"/>
      </w:pPr>
      <w:r>
        <w:rPr>
          <w:noProof/>
        </w:rPr>
        <w:drawing>
          <wp:inline distT="0" distB="0" distL="114300" distR="114300">
            <wp:extent cx="5267325" cy="4044950"/>
            <wp:effectExtent l="0" t="0" r="9525" b="1270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44E3" w14:textId="77777777" w:rsidR="00893D4C" w:rsidRDefault="00E36F4B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平板</w:t>
      </w:r>
      <w:r>
        <w:rPr>
          <w:rFonts w:hint="eastAsia"/>
        </w:rPr>
        <w:t>C</w:t>
      </w:r>
      <w:r>
        <w:rPr>
          <w:rFonts w:hint="eastAsia"/>
        </w:rPr>
        <w:t>臂机配准板</w:t>
      </w:r>
    </w:p>
    <w:p w14:paraId="240477DB" w14:textId="77777777" w:rsidR="00893D4C" w:rsidRDefault="00E36F4B">
      <w:pPr>
        <w:pStyle w:val="2"/>
      </w:pPr>
      <w:bookmarkStart w:id="83" w:name="_Toc2194"/>
      <w:bookmarkStart w:id="84" w:name="_Toc16180"/>
      <w:r>
        <w:rPr>
          <w:rFonts w:hint="eastAsia"/>
        </w:rPr>
        <w:lastRenderedPageBreak/>
        <w:t>棘突夹及患者示踪器</w:t>
      </w:r>
      <w:bookmarkEnd w:id="83"/>
      <w:bookmarkEnd w:id="84"/>
    </w:p>
    <w:p w14:paraId="5A76D9A9" w14:textId="77777777" w:rsidR="00893D4C" w:rsidRDefault="00E36F4B">
      <w:pPr>
        <w:ind w:firstLine="420"/>
      </w:pPr>
      <w:r>
        <w:rPr>
          <w:rFonts w:hint="eastAsia"/>
        </w:rPr>
        <w:t>患者示踪器固定在棘突夹上，棘突夹固定在患者棘突上，两者均通过螺纹方式锁定，如下图所示。</w:t>
      </w:r>
    </w:p>
    <w:p w14:paraId="1C88FEB7" w14:textId="77777777" w:rsidR="00893D4C" w:rsidRDefault="00E36F4B">
      <w:pPr>
        <w:ind w:firstLine="420"/>
      </w:pPr>
      <w:r>
        <w:rPr>
          <w:noProof/>
        </w:rPr>
        <w:drawing>
          <wp:inline distT="0" distB="0" distL="114300" distR="114300">
            <wp:extent cx="4519295" cy="5081905"/>
            <wp:effectExtent l="0" t="0" r="14605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6F8C" w14:textId="77777777" w:rsidR="00893D4C" w:rsidRDefault="00E36F4B">
      <w:pPr>
        <w:pStyle w:val="a5"/>
        <w:ind w:firstLine="420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>棘突夹及患者示踪器</w:t>
      </w:r>
    </w:p>
    <w:p w14:paraId="7BE4291E" w14:textId="77777777" w:rsidR="00893D4C" w:rsidRDefault="00E36F4B">
      <w:pPr>
        <w:ind w:firstLine="420"/>
      </w:pPr>
      <w:r>
        <w:rPr>
          <w:rFonts w:hint="eastAsia"/>
        </w:rPr>
        <w:t>其它器械相对独立，跟其它器械的配合较少，暂未做方案。</w:t>
      </w:r>
    </w:p>
    <w:p w14:paraId="7B0A6D3D" w14:textId="77777777" w:rsidR="00893D4C" w:rsidRDefault="00893D4C">
      <w:pPr>
        <w:ind w:firstLineChars="200" w:firstLine="420"/>
      </w:pPr>
    </w:p>
    <w:p w14:paraId="5A0DBB6A" w14:textId="77777777" w:rsidR="00893D4C" w:rsidRDefault="00E36F4B">
      <w:pPr>
        <w:pStyle w:val="1"/>
      </w:pPr>
      <w:bookmarkStart w:id="85" w:name="_Toc27810"/>
      <w:bookmarkStart w:id="86" w:name="_Toc389"/>
      <w:bookmarkStart w:id="87" w:name="_Toc14704"/>
      <w:bookmarkStart w:id="88" w:name="_Toc22000"/>
      <w:bookmarkStart w:id="89" w:name="_Toc14553"/>
      <w:r>
        <w:t>机械</w:t>
      </w:r>
      <w:r>
        <w:rPr>
          <w:rFonts w:hint="eastAsia"/>
        </w:rPr>
        <w:t>结构刚</w:t>
      </w:r>
      <w:r>
        <w:t>强度</w:t>
      </w:r>
      <w:bookmarkEnd w:id="85"/>
      <w:bookmarkEnd w:id="86"/>
      <w:bookmarkEnd w:id="87"/>
      <w:bookmarkEnd w:id="88"/>
      <w:bookmarkEnd w:id="89"/>
      <w:r>
        <w:tab/>
      </w:r>
    </w:p>
    <w:p w14:paraId="5BDBADE5" w14:textId="484017D3" w:rsidR="00893D4C" w:rsidRDefault="00E36F4B">
      <w:pPr>
        <w:pStyle w:val="2"/>
      </w:pPr>
      <w:bookmarkStart w:id="90" w:name="_Toc2377"/>
      <w:bookmarkStart w:id="91" w:name="_Toc4745"/>
      <w:r>
        <w:rPr>
          <w:rFonts w:hint="eastAsia"/>
        </w:rPr>
        <w:t>定位附件（器械）结构刚强度</w:t>
      </w:r>
      <w:bookmarkEnd w:id="90"/>
      <w:bookmarkEnd w:id="91"/>
    </w:p>
    <w:p w14:paraId="15AB029C" w14:textId="476A45B2" w:rsidR="00893D4C" w:rsidRDefault="00E36F4B">
      <w:pPr>
        <w:ind w:firstLine="420"/>
      </w:pPr>
      <w:r>
        <w:rPr>
          <w:rFonts w:hint="eastAsia"/>
        </w:rPr>
        <w:t>定位附件中的器械，需要保证较高的精度，如定位器和机械臂配准板，结构设计时需要考虑足够刚度，以保证产品具有良好的结构稳定性，详细要求如下表所示。</w:t>
      </w:r>
    </w:p>
    <w:p w14:paraId="5C8FDB09" w14:textId="77777777" w:rsidR="00893D4C" w:rsidRDefault="00E36F4B">
      <w:pPr>
        <w:ind w:firstLine="420"/>
      </w:pPr>
      <w:r>
        <w:rPr>
          <w:rFonts w:hint="eastAsia"/>
        </w:rPr>
        <w:lastRenderedPageBreak/>
        <w:t>其它零件、组分不作详细要求，总体要求外观美观，结构稳定可靠，功能简单易用。</w:t>
      </w:r>
    </w:p>
    <w:p w14:paraId="15D2C33C" w14:textId="5AAC8B6B" w:rsidR="00893D4C" w:rsidRDefault="00E36F4B">
      <w:pPr>
        <w:pStyle w:val="a5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定位附件结构设计要求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37"/>
        <w:gridCol w:w="1869"/>
        <w:gridCol w:w="4708"/>
        <w:gridCol w:w="1208"/>
      </w:tblGrid>
      <w:tr w:rsidR="00893D4C" w14:paraId="210C2486" w14:textId="77777777">
        <w:trPr>
          <w:jc w:val="center"/>
        </w:trPr>
        <w:tc>
          <w:tcPr>
            <w:tcW w:w="737" w:type="dxa"/>
            <w:vAlign w:val="center"/>
          </w:tcPr>
          <w:p w14:paraId="51989BE7" w14:textId="77777777" w:rsidR="00893D4C" w:rsidRDefault="00E36F4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69" w:type="dxa"/>
            <w:vAlign w:val="center"/>
          </w:tcPr>
          <w:p w14:paraId="66A1D537" w14:textId="77777777" w:rsidR="00893D4C" w:rsidRDefault="00E36F4B">
            <w:pPr>
              <w:jc w:val="center"/>
            </w:pPr>
            <w:r>
              <w:rPr>
                <w:rFonts w:hint="eastAsia"/>
              </w:rPr>
              <w:t>零件、组分名称</w:t>
            </w:r>
          </w:p>
        </w:tc>
        <w:tc>
          <w:tcPr>
            <w:tcW w:w="4708" w:type="dxa"/>
            <w:vAlign w:val="center"/>
          </w:tcPr>
          <w:p w14:paraId="697D9930" w14:textId="77777777" w:rsidR="00893D4C" w:rsidRDefault="00E36F4B">
            <w:pPr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208" w:type="dxa"/>
            <w:vAlign w:val="center"/>
          </w:tcPr>
          <w:p w14:paraId="126AAA18" w14:textId="77777777" w:rsidR="00893D4C" w:rsidRDefault="00E36F4B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93D4C" w14:paraId="438E10AB" w14:textId="77777777">
        <w:trPr>
          <w:jc w:val="center"/>
        </w:trPr>
        <w:tc>
          <w:tcPr>
            <w:tcW w:w="737" w:type="dxa"/>
            <w:vAlign w:val="center"/>
          </w:tcPr>
          <w:p w14:paraId="69E1FF4B" w14:textId="77777777" w:rsidR="00893D4C" w:rsidRDefault="00E36F4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69" w:type="dxa"/>
            <w:vAlign w:val="center"/>
          </w:tcPr>
          <w:p w14:paraId="1E0BDF8D" w14:textId="77777777" w:rsidR="00893D4C" w:rsidRDefault="00E36F4B">
            <w:pPr>
              <w:jc w:val="center"/>
            </w:pPr>
            <w:r>
              <w:rPr>
                <w:rFonts w:hint="eastAsia"/>
              </w:rPr>
              <w:t>定位器</w:t>
            </w:r>
          </w:p>
        </w:tc>
        <w:tc>
          <w:tcPr>
            <w:tcW w:w="4708" w:type="dxa"/>
            <w:vAlign w:val="center"/>
          </w:tcPr>
          <w:p w14:paraId="488BEF00" w14:textId="77777777" w:rsidR="00893D4C" w:rsidRDefault="00E36F4B"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良好的结构稳定性，承受</w:t>
            </w:r>
            <w:r>
              <w:rPr>
                <w:rFonts w:hint="eastAsia"/>
              </w:rPr>
              <w:t>200N</w:t>
            </w:r>
            <w:r>
              <w:rPr>
                <w:rFonts w:hint="eastAsia"/>
              </w:rPr>
              <w:t>作用力的条件下，不产生肉眼可见的变形；</w:t>
            </w:r>
          </w:p>
          <w:p w14:paraId="3B5CB77B" w14:textId="77777777" w:rsidR="00893D4C" w:rsidRDefault="00E36F4B"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保证与转接法兰快速拆装的重复安装精度；</w:t>
            </w:r>
          </w:p>
          <w:p w14:paraId="6EF7B369" w14:textId="77777777" w:rsidR="00893D4C" w:rsidRDefault="00E36F4B"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保证与机械臂配准板快速拆装的重复安装精度。</w:t>
            </w:r>
          </w:p>
        </w:tc>
        <w:tc>
          <w:tcPr>
            <w:tcW w:w="1208" w:type="dxa"/>
            <w:vAlign w:val="center"/>
          </w:tcPr>
          <w:p w14:paraId="2FAAB928" w14:textId="77777777" w:rsidR="00893D4C" w:rsidRDefault="00E36F4B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893D4C" w14:paraId="07E94FD2" w14:textId="77777777">
        <w:trPr>
          <w:jc w:val="center"/>
        </w:trPr>
        <w:tc>
          <w:tcPr>
            <w:tcW w:w="737" w:type="dxa"/>
            <w:vAlign w:val="center"/>
          </w:tcPr>
          <w:p w14:paraId="3C22417E" w14:textId="77777777" w:rsidR="00893D4C" w:rsidRDefault="00E36F4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69" w:type="dxa"/>
            <w:vAlign w:val="center"/>
          </w:tcPr>
          <w:p w14:paraId="093762A8" w14:textId="77777777" w:rsidR="00893D4C" w:rsidRDefault="00E36F4B">
            <w:pPr>
              <w:jc w:val="center"/>
            </w:pPr>
            <w:r>
              <w:rPr>
                <w:rFonts w:hint="eastAsia"/>
              </w:rPr>
              <w:t>机械臂配准板</w:t>
            </w:r>
          </w:p>
        </w:tc>
        <w:tc>
          <w:tcPr>
            <w:tcW w:w="4708" w:type="dxa"/>
            <w:vAlign w:val="center"/>
          </w:tcPr>
          <w:p w14:paraId="2CD07F61" w14:textId="77777777" w:rsidR="00893D4C" w:rsidRDefault="00E36F4B">
            <w:pPr>
              <w:numPr>
                <w:ilvl w:val="0"/>
                <w:numId w:val="5"/>
              </w:numPr>
              <w:jc w:val="left"/>
            </w:pPr>
            <w:r>
              <w:rPr>
                <w:rFonts w:hint="eastAsia"/>
              </w:rPr>
              <w:t>良好的结构稳定性，承受</w:t>
            </w:r>
            <w:r>
              <w:rPr>
                <w:rFonts w:hint="eastAsia"/>
              </w:rPr>
              <w:t>50N</w:t>
            </w:r>
            <w:r>
              <w:rPr>
                <w:rFonts w:hint="eastAsia"/>
              </w:rPr>
              <w:t>的力，不产生肉眼可见的变形；</w:t>
            </w:r>
          </w:p>
          <w:p w14:paraId="55B3767E" w14:textId="77777777" w:rsidR="00893D4C" w:rsidRDefault="00E36F4B">
            <w:pPr>
              <w:numPr>
                <w:ilvl w:val="0"/>
                <w:numId w:val="5"/>
              </w:numPr>
              <w:jc w:val="left"/>
            </w:pPr>
            <w:r>
              <w:rPr>
                <w:rFonts w:hint="eastAsia"/>
              </w:rPr>
              <w:t>结构一致性，不同批次最大偏差</w:t>
            </w:r>
            <w:r>
              <w:rPr>
                <w:rFonts w:hint="eastAsia"/>
              </w:rPr>
              <w:t>&lt;0.2mm</w:t>
            </w:r>
            <w:r>
              <w:rPr>
                <w:rFonts w:hint="eastAsia"/>
              </w:rPr>
              <w:t>；</w:t>
            </w:r>
          </w:p>
          <w:p w14:paraId="60D599D6" w14:textId="77777777" w:rsidR="00893D4C" w:rsidRDefault="00E36F4B">
            <w:pPr>
              <w:numPr>
                <w:ilvl w:val="0"/>
                <w:numId w:val="5"/>
              </w:numPr>
              <w:jc w:val="left"/>
            </w:pPr>
            <w:r>
              <w:rPr>
                <w:rFonts w:hint="eastAsia"/>
              </w:rPr>
              <w:t>保证与定位器快速拆装的重复安装精度。</w:t>
            </w:r>
          </w:p>
        </w:tc>
        <w:tc>
          <w:tcPr>
            <w:tcW w:w="1208" w:type="dxa"/>
            <w:vAlign w:val="center"/>
          </w:tcPr>
          <w:p w14:paraId="7D7B8D51" w14:textId="77777777" w:rsidR="00893D4C" w:rsidRDefault="00E36F4B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</w:tbl>
    <w:p w14:paraId="1CA7D447" w14:textId="77777777" w:rsidR="00893D4C" w:rsidRDefault="00893D4C">
      <w:pPr>
        <w:ind w:firstLine="420"/>
      </w:pPr>
    </w:p>
    <w:p w14:paraId="6D8768FA" w14:textId="77777777" w:rsidR="00893D4C" w:rsidRDefault="00893D4C">
      <w:pPr>
        <w:ind w:firstLine="420"/>
      </w:pPr>
    </w:p>
    <w:p w14:paraId="7ED34011" w14:textId="77777777" w:rsidR="00893D4C" w:rsidRDefault="00E36F4B">
      <w:pPr>
        <w:pStyle w:val="2"/>
      </w:pPr>
      <w:bookmarkStart w:id="92" w:name="_Toc598"/>
      <w:bookmarkStart w:id="93" w:name="_Toc22031"/>
      <w:r>
        <w:rPr>
          <w:rFonts w:hint="eastAsia"/>
        </w:rPr>
        <w:t>台车结构刚强度</w:t>
      </w:r>
      <w:bookmarkEnd w:id="92"/>
      <w:bookmarkEnd w:id="93"/>
    </w:p>
    <w:p w14:paraId="094DD91F" w14:textId="61C6F20C" w:rsidR="00893D4C" w:rsidRDefault="00E36F4B">
      <w:pPr>
        <w:ind w:firstLine="420"/>
      </w:pPr>
      <w:del w:id="94" w:author="chenxia" w:date="2023-11-06T15:32:00Z">
        <w:r w:rsidDel="009867A2">
          <w:rPr>
            <w:rFonts w:hint="eastAsia"/>
          </w:rPr>
          <w:delText>MS-002</w:delText>
        </w:r>
      </w:del>
      <w:ins w:id="95" w:author="chenxia" w:date="2023-11-06T15:32:00Z">
        <w:r w:rsidR="009867A2">
          <w:rPr>
            <w:rFonts w:hint="eastAsia"/>
          </w:rPr>
          <w:t>MS-002P</w:t>
        </w:r>
      </w:ins>
      <w:r>
        <w:rPr>
          <w:rFonts w:hint="eastAsia"/>
        </w:rPr>
        <w:t>台车分为导航台车、执行台车和操作台车。台车结构的刚强度主要通过内部的框架决定，三个台车内部总体是以钢结构的焊接框架作为支撑结构，因此焊接框架决定台车整体的刚强度。</w:t>
      </w:r>
    </w:p>
    <w:p w14:paraId="0A8F2101" w14:textId="77777777" w:rsidR="00893D4C" w:rsidRDefault="00E36F4B">
      <w:pPr>
        <w:ind w:firstLine="420"/>
      </w:pPr>
      <w:r>
        <w:rPr>
          <w:rFonts w:hint="eastAsia"/>
        </w:rPr>
        <w:t>导航台车上方悬挂双目相机及显示器，其中双目相机对结构的稳定性要求较高，因此台车设计需要考虑配重。由于导航台车包含电脑主机、</w:t>
      </w:r>
      <w:r>
        <w:rPr>
          <w:rFonts w:hint="eastAsia"/>
        </w:rPr>
        <w:t>UPS</w:t>
      </w:r>
      <w:r>
        <w:rPr>
          <w:rFonts w:hint="eastAsia"/>
        </w:rPr>
        <w:t>、隔离变压器等，因此其底部结构尺寸较大，结构稳固，主要考虑支撑杆的刚强度。</w:t>
      </w:r>
    </w:p>
    <w:p w14:paraId="2FF1D352" w14:textId="77777777" w:rsidR="00893D4C" w:rsidRDefault="00E36F4B">
      <w:pPr>
        <w:ind w:firstLine="420"/>
      </w:pPr>
      <w:r>
        <w:rPr>
          <w:rFonts w:hint="eastAsia"/>
        </w:rPr>
        <w:t>执行台车，由于机械臂精度和稳定性方面有较高的要求，整体重量（含机械臂）需大于机械臂重量的</w:t>
      </w:r>
      <w:r>
        <w:rPr>
          <w:rFonts w:hint="eastAsia"/>
        </w:rPr>
        <w:t>6</w:t>
      </w:r>
      <w:r>
        <w:rPr>
          <w:rFonts w:hint="eastAsia"/>
        </w:rPr>
        <w:t>倍以上，需要考虑配重，通过将焊接框架做得相对厚实，提高整机的刚强度。</w:t>
      </w:r>
    </w:p>
    <w:p w14:paraId="6B44ADDA" w14:textId="77777777" w:rsidR="00893D4C" w:rsidRDefault="00E36F4B">
      <w:pPr>
        <w:ind w:firstLine="420"/>
      </w:pPr>
      <w:r>
        <w:rPr>
          <w:rFonts w:hint="eastAsia"/>
        </w:rPr>
        <w:t>操作台车，主要考虑人员在操作时，台车承受操作人员正常工作时施加的力，保证台车整体稳定。</w:t>
      </w:r>
    </w:p>
    <w:p w14:paraId="44CE85D2" w14:textId="77777777" w:rsidR="00893D4C" w:rsidRDefault="00E36F4B">
      <w:pPr>
        <w:pStyle w:val="1"/>
      </w:pPr>
      <w:bookmarkStart w:id="96" w:name="_Toc28046"/>
      <w:bookmarkStart w:id="97" w:name="_Toc27757"/>
      <w:bookmarkEnd w:id="77"/>
      <w:bookmarkEnd w:id="78"/>
      <w:r>
        <w:rPr>
          <w:rFonts w:hint="eastAsia"/>
        </w:rPr>
        <w:lastRenderedPageBreak/>
        <w:t>人机交互、接口、检修维护设计</w:t>
      </w:r>
      <w:bookmarkEnd w:id="96"/>
      <w:bookmarkEnd w:id="97"/>
    </w:p>
    <w:p w14:paraId="41F0AC6B" w14:textId="77777777" w:rsidR="00893D4C" w:rsidRDefault="00E36F4B">
      <w:pPr>
        <w:ind w:firstLine="420"/>
      </w:pPr>
      <w:r>
        <w:rPr>
          <w:rFonts w:hint="eastAsia"/>
        </w:rPr>
        <w:t>人机交互、接口、检修维护设计等相关的设计，主要结合工业设计实现。</w:t>
      </w:r>
    </w:p>
    <w:p w14:paraId="49136AA0" w14:textId="77777777" w:rsidR="00893D4C" w:rsidRDefault="00E36F4B">
      <w:pPr>
        <w:ind w:firstLine="420"/>
      </w:pPr>
      <w:r>
        <w:rPr>
          <w:rFonts w:hint="eastAsia"/>
        </w:rPr>
        <w:t>UPS</w:t>
      </w:r>
      <w:r>
        <w:rPr>
          <w:rFonts w:hint="eastAsia"/>
        </w:rPr>
        <w:t>等重要零部件，在产品有效期使用期限内，可能需要多次更换，结构设计时，需要考虑更换的便利性。</w:t>
      </w:r>
    </w:p>
    <w:p w14:paraId="08EE493B" w14:textId="77777777" w:rsidR="00893D4C" w:rsidRDefault="00E36F4B">
      <w:pPr>
        <w:pStyle w:val="1"/>
      </w:pPr>
      <w:bookmarkStart w:id="98" w:name="_Toc31962"/>
      <w:bookmarkStart w:id="99" w:name="_Toc8848"/>
      <w:bookmarkStart w:id="100" w:name="_Toc21032"/>
      <w:bookmarkStart w:id="101" w:name="_Toc20081"/>
      <w:r>
        <w:rPr>
          <w:rFonts w:hint="eastAsia"/>
        </w:rPr>
        <w:t>参考</w:t>
      </w:r>
      <w:r>
        <w:t>标准</w:t>
      </w:r>
      <w:bookmarkEnd w:id="98"/>
      <w:bookmarkEnd w:id="99"/>
      <w:bookmarkEnd w:id="100"/>
      <w:bookmarkEnd w:id="101"/>
    </w:p>
    <w:p w14:paraId="387C0C63" w14:textId="0DCF4344" w:rsidR="00893D4C" w:rsidRDefault="00E36F4B">
      <w:pPr>
        <w:ind w:firstLineChars="200" w:firstLine="420"/>
      </w:pPr>
      <w:del w:id="102" w:author="chenxia" w:date="2023-11-06T15:32:00Z">
        <w:r w:rsidDel="009867A2">
          <w:rPr>
            <w:rFonts w:hint="eastAsia"/>
          </w:rPr>
          <w:delText>MS-002</w:delText>
        </w:r>
      </w:del>
      <w:ins w:id="103" w:author="chenxia" w:date="2023-11-06T15:32:00Z">
        <w:r w:rsidR="009867A2">
          <w:rPr>
            <w:rFonts w:hint="eastAsia"/>
          </w:rPr>
          <w:t>MS-002P</w:t>
        </w:r>
      </w:ins>
      <w:r>
        <w:rPr>
          <w:rFonts w:hint="eastAsia"/>
        </w:rPr>
        <w:t xml:space="preserve"> </w:t>
      </w:r>
      <w:r>
        <w:rPr>
          <w:rFonts w:hint="eastAsia"/>
        </w:rPr>
        <w:t>骨科手术导航定位系统产品设计参考、并符合以下法规和标准要求。</w:t>
      </w:r>
    </w:p>
    <w:p w14:paraId="09F41566" w14:textId="77777777" w:rsidR="00893D4C" w:rsidRDefault="00E36F4B">
      <w:pPr>
        <w:pStyle w:val="af0"/>
        <w:widowControl/>
        <w:numPr>
          <w:ilvl w:val="0"/>
          <w:numId w:val="6"/>
        </w:num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GB 9706.1-2020 </w:t>
      </w:r>
      <w:r>
        <w:rPr>
          <w:rFonts w:ascii="Times New Roman" w:hAnsi="Times New Roman" w:cs="Times New Roman" w:hint="eastAsia"/>
          <w:szCs w:val="21"/>
        </w:rPr>
        <w:t>《医用电气设备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部分：基本安全和基本性能的通用要求》</w:t>
      </w:r>
    </w:p>
    <w:p w14:paraId="73E59EF4" w14:textId="77777777" w:rsidR="00893D4C" w:rsidRDefault="00E36F4B">
      <w:pPr>
        <w:pStyle w:val="af0"/>
        <w:widowControl/>
        <w:numPr>
          <w:ilvl w:val="0"/>
          <w:numId w:val="6"/>
        </w:num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GB/T 14710-2009</w:t>
      </w:r>
      <w:r>
        <w:rPr>
          <w:rFonts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《医用电器环境要求及试验方法》</w:t>
      </w:r>
    </w:p>
    <w:p w14:paraId="4B0FD99F" w14:textId="77777777" w:rsidR="00893D4C" w:rsidRDefault="00E36F4B">
      <w:pPr>
        <w:pStyle w:val="af0"/>
        <w:widowControl/>
        <w:numPr>
          <w:ilvl w:val="0"/>
          <w:numId w:val="6"/>
        </w:num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YY 9706.102-2021 </w:t>
      </w:r>
      <w:r>
        <w:rPr>
          <w:rFonts w:ascii="Times New Roman" w:hAnsi="Times New Roman" w:cs="Times New Roman" w:hint="eastAsia"/>
          <w:szCs w:val="21"/>
        </w:rPr>
        <w:t>《医用电气设备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1-2</w:t>
      </w:r>
      <w:r>
        <w:rPr>
          <w:rFonts w:ascii="Times New Roman" w:hAnsi="Times New Roman" w:cs="Times New Roman" w:hint="eastAsia"/>
          <w:szCs w:val="21"/>
        </w:rPr>
        <w:t>部分：基本安全和基本性能的通用要求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并列标准：电磁兼容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要求和试验》的要求（</w:t>
      </w:r>
      <w:r>
        <w:rPr>
          <w:rFonts w:ascii="Times New Roman" w:hAnsi="Times New Roman" w:cs="Times New Roman" w:hint="eastAsia"/>
          <w:szCs w:val="21"/>
        </w:rPr>
        <w:t>2023.5.1</w:t>
      </w:r>
      <w:r>
        <w:rPr>
          <w:rFonts w:ascii="Times New Roman" w:hAnsi="Times New Roman" w:cs="Times New Roman" w:hint="eastAsia"/>
          <w:szCs w:val="21"/>
        </w:rPr>
        <w:t>实施）</w:t>
      </w:r>
    </w:p>
    <w:p w14:paraId="3A1C80A7" w14:textId="77777777" w:rsidR="00893D4C" w:rsidRDefault="00E36F4B">
      <w:pPr>
        <w:pStyle w:val="af0"/>
        <w:widowControl/>
        <w:numPr>
          <w:ilvl w:val="0"/>
          <w:numId w:val="6"/>
        </w:num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YY 0505-2012 </w:t>
      </w:r>
      <w:r>
        <w:rPr>
          <w:rFonts w:ascii="Times New Roman" w:hAnsi="Times New Roman" w:cs="Times New Roman" w:hint="eastAsia"/>
          <w:szCs w:val="21"/>
        </w:rPr>
        <w:t>《医用电气设备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1-2</w:t>
      </w:r>
      <w:r>
        <w:rPr>
          <w:rFonts w:ascii="Times New Roman" w:hAnsi="Times New Roman" w:cs="Times New Roman" w:hint="eastAsia"/>
          <w:szCs w:val="21"/>
        </w:rPr>
        <w:t>部分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安全通用要求并列标准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电磁兼容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要求和试验》</w:t>
      </w:r>
    </w:p>
    <w:p w14:paraId="728062FA" w14:textId="77777777" w:rsidR="00893D4C" w:rsidRDefault="00E36F4B">
      <w:pPr>
        <w:pStyle w:val="af0"/>
        <w:widowControl/>
        <w:numPr>
          <w:ilvl w:val="0"/>
          <w:numId w:val="6"/>
        </w:numPr>
        <w:adjustRightInd w:val="0"/>
        <w:snapToGrid w:val="0"/>
        <w:ind w:firstLine="420"/>
      </w:pPr>
      <w:r>
        <w:rPr>
          <w:rFonts w:ascii="Times New Roman" w:hAnsi="Times New Roman" w:cs="Times New Roman" w:hint="eastAsia"/>
          <w:szCs w:val="21"/>
        </w:rPr>
        <w:t>YY/T 1630</w:t>
      </w:r>
      <w:r>
        <w:rPr>
          <w:rFonts w:ascii="Times New Roman" w:hAnsi="Times New Roman" w:cs="Times New Roman" w:hint="eastAsia"/>
          <w:szCs w:val="21"/>
        </w:rPr>
        <w:t>—</w:t>
      </w:r>
      <w:r>
        <w:rPr>
          <w:rFonts w:ascii="Times New Roman" w:hAnsi="Times New Roman" w:cs="Times New Roman" w:hint="eastAsia"/>
          <w:szCs w:val="21"/>
        </w:rPr>
        <w:t xml:space="preserve">2018 </w:t>
      </w:r>
      <w:r>
        <w:rPr>
          <w:rFonts w:ascii="Times New Roman" w:hAnsi="Times New Roman" w:cs="Times New Roman" w:hint="eastAsia"/>
          <w:szCs w:val="21"/>
        </w:rPr>
        <w:t>《医疗器械唯一标识基本要求》</w:t>
      </w:r>
    </w:p>
    <w:p w14:paraId="426208A1" w14:textId="77777777" w:rsidR="00893D4C" w:rsidRDefault="00E36F4B">
      <w:pPr>
        <w:pStyle w:val="1"/>
      </w:pPr>
      <w:bookmarkStart w:id="104" w:name="_Toc21114"/>
      <w:bookmarkStart w:id="105" w:name="_Toc8510"/>
      <w:r>
        <w:rPr>
          <w:rFonts w:hint="eastAsia"/>
        </w:rPr>
        <w:t>总结</w:t>
      </w:r>
      <w:bookmarkEnd w:id="104"/>
      <w:bookmarkEnd w:id="105"/>
    </w:p>
    <w:p w14:paraId="45F1F369" w14:textId="6354491D" w:rsidR="00893D4C" w:rsidRDefault="00E36F4B">
      <w:pPr>
        <w:ind w:firstLine="420"/>
      </w:pPr>
      <w:r>
        <w:rPr>
          <w:rFonts w:hint="eastAsia"/>
        </w:rPr>
        <w:t>根据</w:t>
      </w:r>
      <w:del w:id="106" w:author="chenxia" w:date="2023-11-06T15:32:00Z">
        <w:r w:rsidDel="009867A2">
          <w:rPr>
            <w:rFonts w:hint="eastAsia"/>
          </w:rPr>
          <w:delText>MS-002</w:delText>
        </w:r>
      </w:del>
      <w:ins w:id="107" w:author="chenxia" w:date="2023-11-06T15:32:00Z">
        <w:r w:rsidR="009867A2">
          <w:rPr>
            <w:rFonts w:hint="eastAsia"/>
          </w:rPr>
          <w:t>MS-002P</w:t>
        </w:r>
      </w:ins>
      <w:r>
        <w:rPr>
          <w:rFonts w:hint="eastAsia"/>
        </w:rPr>
        <w:t>的设计需求及相关法规标准，分别对台车及定位附件（器械）作了概要设计，为产品的详细设计提供合理的方案。</w:t>
      </w:r>
    </w:p>
    <w:p w14:paraId="6E13E4B3" w14:textId="77777777" w:rsidR="00893D4C" w:rsidRDefault="00893D4C">
      <w:pPr>
        <w:pStyle w:val="a0"/>
        <w:ind w:left="1470" w:right="1470"/>
        <w:rPr>
          <w:rFonts w:ascii="Times New Roman" w:hAnsi="Times New Roman" w:cs="Times New Roman"/>
          <w:b/>
          <w:bCs/>
          <w:sz w:val="18"/>
          <w:szCs w:val="18"/>
        </w:rPr>
      </w:pPr>
    </w:p>
    <w:p w14:paraId="0C3993E7" w14:textId="77777777" w:rsidR="00893D4C" w:rsidRDefault="00893D4C"/>
    <w:p w14:paraId="17EBB58D" w14:textId="77777777" w:rsidR="00893D4C" w:rsidRDefault="00893D4C"/>
    <w:p w14:paraId="48A09147" w14:textId="77777777" w:rsidR="00893D4C" w:rsidRDefault="00893D4C"/>
    <w:p w14:paraId="52F22D54" w14:textId="77777777" w:rsidR="00893D4C" w:rsidRDefault="00893D4C"/>
    <w:p w14:paraId="2FC1D5DE" w14:textId="77777777" w:rsidR="00893D4C" w:rsidRDefault="00893D4C"/>
    <w:p w14:paraId="3A368422" w14:textId="77777777" w:rsidR="00893D4C" w:rsidRDefault="00893D4C"/>
    <w:p w14:paraId="5877E810" w14:textId="77777777" w:rsidR="00893D4C" w:rsidRDefault="00893D4C">
      <w:pPr>
        <w:jc w:val="left"/>
      </w:pPr>
    </w:p>
    <w:sectPr w:rsidR="00893D4C">
      <w:headerReference w:type="default" r:id="rId23"/>
      <w:footerReference w:type="default" r:id="rId24"/>
      <w:pgSz w:w="11906" w:h="16838"/>
      <w:pgMar w:top="1417" w:right="1800" w:bottom="850" w:left="1800" w:header="851" w:footer="454" w:gutter="0"/>
      <w:cols w:space="0"/>
      <w:docGrid w:type="lines" w:linePitch="38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2" w:author="wuhui" w:date="2023-08-21T16:50:00Z" w:initials="">
    <w:p w14:paraId="3B4D71E8" w14:textId="77777777" w:rsidR="00E36F4B" w:rsidRDefault="00E36F4B">
      <w:pPr>
        <w:pStyle w:val="a6"/>
      </w:pPr>
      <w:r>
        <w:rPr>
          <w:rFonts w:ascii="Times New Roman" w:hAnsi="Times New Roman" w:cs="Times New Roman" w:hint="eastAsia"/>
        </w:rPr>
        <w:t>操作台车可选配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4D71E8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568C47" w14:textId="77777777" w:rsidR="001F73D4" w:rsidRDefault="001F73D4">
      <w:pPr>
        <w:spacing w:line="240" w:lineRule="auto"/>
      </w:pPr>
      <w:r>
        <w:separator/>
      </w:r>
    </w:p>
  </w:endnote>
  <w:endnote w:type="continuationSeparator" w:id="0">
    <w:p w14:paraId="6FA16780" w14:textId="77777777" w:rsidR="001F73D4" w:rsidRDefault="001F73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29429" w14:textId="77777777" w:rsidR="00E36F4B" w:rsidRDefault="00E36F4B">
    <w:pPr>
      <w:pStyle w:val="aa"/>
      <w:tabs>
        <w:tab w:val="clear" w:pos="4153"/>
        <w:tab w:val="left" w:pos="301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F3CA7D" w14:textId="5E0C74DA" w:rsidR="00E36F4B" w:rsidRDefault="00E36F4B">
                          <w:pPr>
                            <w:pStyle w:val="aa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867A2">
                            <w:rPr>
                              <w:b/>
                              <w:bCs/>
                              <w:noProof/>
                              <w:sz w:val="28"/>
                              <w:szCs w:val="28"/>
                            </w:rPr>
                            <w:t>IV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3EF3CA7D" w14:textId="5E0C74DA" w:rsidR="00E36F4B" w:rsidRDefault="00E36F4B">
                    <w:pPr>
                      <w:pStyle w:val="aa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b/>
                        <w:b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8"/>
                        <w:szCs w:val="28"/>
                      </w:rPr>
                      <w:fldChar w:fldCharType="separate"/>
                    </w:r>
                    <w:r w:rsidR="009867A2">
                      <w:rPr>
                        <w:b/>
                        <w:bCs/>
                        <w:noProof/>
                        <w:sz w:val="28"/>
                        <w:szCs w:val="28"/>
                      </w:rPr>
                      <w:t>IV</w:t>
                    </w:r>
                    <w:r>
                      <w:rPr>
                        <w:b/>
                        <w:b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B14D88" w14:textId="77777777" w:rsidR="00E36F4B" w:rsidRDefault="00E36F4B">
                          <w:pPr>
                            <w:pStyle w:val="aa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7" type="#_x0000_t202" style="position:absolute;margin-left:0;margin-top:0;width:2in;height:2in;z-index:251656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TDYgIAABE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PvYyzU1O7Q40LAj0cuLFm24FDG9FQFLgdZh0dMV&#10;Dm0IdNMocbah8Plv9xmPWYWWsw5LVnOHV4Az89phhvM+TkKYhPUkuFt7RugB5hK5FBEGIZlJ1IHs&#10;R2z/KseASjiJSDVPk3iWhkXH6yHValVA2Dov0qW79jK7Lj33q9uEUSoTlrkZmBg5w96VGR3fiLzY&#10;v/8X1P1Ltvw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C6WWTDYgIAABE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53B14D88" w14:textId="77777777" w:rsidR="00E36F4B" w:rsidRDefault="00E36F4B">
                    <w:pPr>
                      <w:pStyle w:val="aa"/>
                      <w:rPr>
                        <w:rFonts w:ascii="Times New Roman" w:hAnsi="Times New Roman" w:cs="Times New Roman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A81BB" w14:textId="77777777" w:rsidR="00E36F4B" w:rsidRDefault="00E36F4B">
    <w:pPr>
      <w:pStyle w:val="aa"/>
      <w:spacing w:before="120" w:after="12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37A8307" w14:textId="6F5332A6" w:rsidR="00E36F4B" w:rsidRDefault="00E36F4B">
                          <w:pPr>
                            <w:pStyle w:val="aa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867A2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28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" filled="f" stroked="f" strokeweight=".5pt">
              <v:textbox style="mso-fit-shape-to-text:t" inset="0,0,0,0">
                <w:txbxContent>
                  <w:p w14:paraId="337A8307" w14:textId="6F5332A6" w:rsidR="00E36F4B" w:rsidRDefault="00E36F4B">
                    <w:pPr>
                      <w:pStyle w:val="aa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867A2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29507" w14:textId="77777777" w:rsidR="00E36F4B" w:rsidRDefault="00E36F4B">
    <w:pPr>
      <w:pStyle w:val="aa"/>
      <w:tabs>
        <w:tab w:val="clear" w:pos="4153"/>
        <w:tab w:val="left" w:pos="301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C75231" w14:textId="4AA7D4B8" w:rsidR="00E36F4B" w:rsidRDefault="00E36F4B">
                          <w:pPr>
                            <w:pStyle w:val="a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867A2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9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/NEZAIAABEFAAAOAAAAZHJzL2Uyb0RvYy54bWysVE1uEzEU3iNxB8t7OmkrqijKpAqtipAq&#10;WlEQa8djNyNsP8t2MxMOADdgxYY95+o5+OzJpKiwKWLjeeP3/33v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L2T80R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12C75231" w14:textId="4AA7D4B8" w:rsidR="00E36F4B" w:rsidRDefault="00E36F4B">
                    <w:pPr>
                      <w:pStyle w:val="a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867A2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4A7228" w14:textId="77777777" w:rsidR="001F73D4" w:rsidRDefault="001F73D4">
      <w:r>
        <w:separator/>
      </w:r>
    </w:p>
  </w:footnote>
  <w:footnote w:type="continuationSeparator" w:id="0">
    <w:p w14:paraId="249588B4" w14:textId="77777777" w:rsidR="001F73D4" w:rsidRDefault="001F73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157036" w14:textId="77777777" w:rsidR="00E36F4B" w:rsidRDefault="00E36F4B">
    <w:pPr>
      <w:pStyle w:val="ab"/>
      <w:pBdr>
        <w:bottom w:val="single" w:sz="4" w:space="1" w:color="auto"/>
      </w:pBdr>
      <w:jc w:val="right"/>
      <w:rPr>
        <w:sz w:val="21"/>
        <w:szCs w:val="32"/>
      </w:rPr>
    </w:pPr>
    <w:r>
      <w:rPr>
        <w:rFonts w:hint="eastAsia"/>
        <w:sz w:val="21"/>
        <w:szCs w:val="32"/>
      </w:rPr>
      <w:t>杭州三坛医疗科技有限公司</w:t>
    </w:r>
  </w:p>
  <w:p w14:paraId="477EB4DD" w14:textId="77777777" w:rsidR="00E36F4B" w:rsidRDefault="00E36F4B">
    <w:pPr>
      <w:pStyle w:val="ab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3FC0C7" w14:textId="77777777" w:rsidR="00E36F4B" w:rsidRDefault="00E36F4B">
    <w:pPr>
      <w:pStyle w:val="ab"/>
      <w:spacing w:before="120" w:after="120"/>
    </w:pPr>
    <w:r>
      <w:pict w14:anchorId="60D35F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8" o:spid="_x0000_s2050" type="#_x0000_t136" style="position:absolute;left:0;text-align:left;margin-left:0;margin-top:0;width:390.35pt;height:195.15pt;rotation:315;z-index:-25165209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A8C68" w14:textId="77777777" w:rsidR="00E36F4B" w:rsidRDefault="00E36F4B">
    <w:pPr>
      <w:pStyle w:val="ab"/>
      <w:spacing w:before="120" w:after="120"/>
    </w:pPr>
    <w:r>
      <w:pict w14:anchorId="49F951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7" o:spid="_x0000_s2049" type="#_x0000_t136" style="position:absolute;left:0;text-align:left;margin-left:0;margin-top:0;width:390.35pt;height:195.15pt;rotation:315;z-index:-25165312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9CD9D" w14:textId="77777777" w:rsidR="00E36F4B" w:rsidRDefault="00E36F4B">
    <w:pPr>
      <w:pStyle w:val="ab"/>
      <w:pBdr>
        <w:bottom w:val="single" w:sz="4" w:space="1" w:color="auto"/>
      </w:pBdr>
      <w:jc w:val="right"/>
      <w:rPr>
        <w:sz w:val="21"/>
        <w:szCs w:val="32"/>
      </w:rPr>
    </w:pPr>
    <w:r>
      <w:rPr>
        <w:rFonts w:hint="eastAsia"/>
        <w:sz w:val="21"/>
        <w:szCs w:val="32"/>
      </w:rPr>
      <w:t>杭州三坛医疗科技有限公司</w:t>
    </w:r>
  </w:p>
  <w:p w14:paraId="1531D7A1" w14:textId="77777777" w:rsidR="00E36F4B" w:rsidRDefault="00E36F4B">
    <w:pPr>
      <w:pStyle w:val="ab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7ADD3F9"/>
    <w:multiLevelType w:val="multilevel"/>
    <w:tmpl w:val="87ADD3F9"/>
    <w:lvl w:ilvl="0">
      <w:start w:val="1"/>
      <w:numFmt w:val="chineseCounting"/>
      <w:pStyle w:val="1"/>
      <w:suff w:val="nothing"/>
      <w:lvlText w:val="第%1章 "/>
      <w:lvlJc w:val="left"/>
      <w:pPr>
        <w:tabs>
          <w:tab w:val="left" w:pos="0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5" w:hanging="575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93BEFDBA"/>
    <w:multiLevelType w:val="singleLevel"/>
    <w:tmpl w:val="93BEFDB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D58471D"/>
    <w:multiLevelType w:val="singleLevel"/>
    <w:tmpl w:val="ED58471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3A40E60C"/>
    <w:multiLevelType w:val="singleLevel"/>
    <w:tmpl w:val="3A40E6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16A3CC1"/>
    <w:multiLevelType w:val="singleLevel"/>
    <w:tmpl w:val="416A3CC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4FA066A2"/>
    <w:multiLevelType w:val="multilevel"/>
    <w:tmpl w:val="4FA066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enxia">
    <w15:presenceInfo w15:providerId="None" w15:userId="chenx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trackRevisions/>
  <w:defaultTabStop w:val="420"/>
  <w:drawingGridVerticalSpacing w:val="190"/>
  <w:noPunctuationKerning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xYzMwN2QwNmExMjQ3YzNhNjA4NzE5ZTk2OTRmYWEifQ=="/>
  </w:docVars>
  <w:rsids>
    <w:rsidRoot w:val="78B236E4"/>
    <w:rsid w:val="00002AA8"/>
    <w:rsid w:val="00005760"/>
    <w:rsid w:val="0004582F"/>
    <w:rsid w:val="00094EEB"/>
    <w:rsid w:val="00154D55"/>
    <w:rsid w:val="00156831"/>
    <w:rsid w:val="001734A2"/>
    <w:rsid w:val="001A52C0"/>
    <w:rsid w:val="001A6428"/>
    <w:rsid w:val="001F564B"/>
    <w:rsid w:val="001F59D0"/>
    <w:rsid w:val="001F73D4"/>
    <w:rsid w:val="00200B44"/>
    <w:rsid w:val="002401AE"/>
    <w:rsid w:val="0024209C"/>
    <w:rsid w:val="00271BB3"/>
    <w:rsid w:val="002777A1"/>
    <w:rsid w:val="00303AE4"/>
    <w:rsid w:val="003114E6"/>
    <w:rsid w:val="0032409E"/>
    <w:rsid w:val="00326519"/>
    <w:rsid w:val="00384E43"/>
    <w:rsid w:val="00425235"/>
    <w:rsid w:val="00457337"/>
    <w:rsid w:val="0047235E"/>
    <w:rsid w:val="00521936"/>
    <w:rsid w:val="005505F0"/>
    <w:rsid w:val="00564578"/>
    <w:rsid w:val="00592794"/>
    <w:rsid w:val="005E0F87"/>
    <w:rsid w:val="005E1EFB"/>
    <w:rsid w:val="005E3D20"/>
    <w:rsid w:val="00623CC1"/>
    <w:rsid w:val="00634A8E"/>
    <w:rsid w:val="006411ED"/>
    <w:rsid w:val="00641397"/>
    <w:rsid w:val="006948DC"/>
    <w:rsid w:val="006E5EDE"/>
    <w:rsid w:val="0082222D"/>
    <w:rsid w:val="00832CBD"/>
    <w:rsid w:val="008362B5"/>
    <w:rsid w:val="00867738"/>
    <w:rsid w:val="00893D4C"/>
    <w:rsid w:val="008E4C97"/>
    <w:rsid w:val="009544F6"/>
    <w:rsid w:val="009867A2"/>
    <w:rsid w:val="0099740C"/>
    <w:rsid w:val="009A3DF0"/>
    <w:rsid w:val="009B2927"/>
    <w:rsid w:val="00A45DD9"/>
    <w:rsid w:val="00A75A24"/>
    <w:rsid w:val="00A94F95"/>
    <w:rsid w:val="00AD25BB"/>
    <w:rsid w:val="00AD2E8D"/>
    <w:rsid w:val="00AE266D"/>
    <w:rsid w:val="00B01D84"/>
    <w:rsid w:val="00B75882"/>
    <w:rsid w:val="00B763FF"/>
    <w:rsid w:val="00BF65D8"/>
    <w:rsid w:val="00C05A3D"/>
    <w:rsid w:val="00C97EA0"/>
    <w:rsid w:val="00CC79CB"/>
    <w:rsid w:val="00CF5668"/>
    <w:rsid w:val="00D028E2"/>
    <w:rsid w:val="00D44E6D"/>
    <w:rsid w:val="00D67E33"/>
    <w:rsid w:val="00DD434B"/>
    <w:rsid w:val="00E054CF"/>
    <w:rsid w:val="00E36F4B"/>
    <w:rsid w:val="00E50169"/>
    <w:rsid w:val="00E73E22"/>
    <w:rsid w:val="00E806F8"/>
    <w:rsid w:val="00E80E36"/>
    <w:rsid w:val="00E96530"/>
    <w:rsid w:val="00F53578"/>
    <w:rsid w:val="00FA35F5"/>
    <w:rsid w:val="010007F7"/>
    <w:rsid w:val="01042CF0"/>
    <w:rsid w:val="010477ED"/>
    <w:rsid w:val="01064A36"/>
    <w:rsid w:val="011057EB"/>
    <w:rsid w:val="011C2D9E"/>
    <w:rsid w:val="011E5070"/>
    <w:rsid w:val="011E73F9"/>
    <w:rsid w:val="01211B7C"/>
    <w:rsid w:val="012C21C6"/>
    <w:rsid w:val="013C61D4"/>
    <w:rsid w:val="013C7235"/>
    <w:rsid w:val="013D38FC"/>
    <w:rsid w:val="01447EDE"/>
    <w:rsid w:val="01585684"/>
    <w:rsid w:val="016407C2"/>
    <w:rsid w:val="017A3546"/>
    <w:rsid w:val="017B0A7E"/>
    <w:rsid w:val="018F15BB"/>
    <w:rsid w:val="01917411"/>
    <w:rsid w:val="019554A2"/>
    <w:rsid w:val="01A27F72"/>
    <w:rsid w:val="01A53752"/>
    <w:rsid w:val="01A60BB9"/>
    <w:rsid w:val="01AC567C"/>
    <w:rsid w:val="01B525A3"/>
    <w:rsid w:val="01BC6A96"/>
    <w:rsid w:val="01C67BF7"/>
    <w:rsid w:val="01D67EAB"/>
    <w:rsid w:val="01D93B97"/>
    <w:rsid w:val="01DD7398"/>
    <w:rsid w:val="01E06697"/>
    <w:rsid w:val="01E44AD9"/>
    <w:rsid w:val="01E761C6"/>
    <w:rsid w:val="01EB28EE"/>
    <w:rsid w:val="01F029CF"/>
    <w:rsid w:val="01F95C76"/>
    <w:rsid w:val="01FB1F64"/>
    <w:rsid w:val="01FB2094"/>
    <w:rsid w:val="02150E2D"/>
    <w:rsid w:val="0218526A"/>
    <w:rsid w:val="022B6AF5"/>
    <w:rsid w:val="022D1AE5"/>
    <w:rsid w:val="023D6946"/>
    <w:rsid w:val="02425DA3"/>
    <w:rsid w:val="02530772"/>
    <w:rsid w:val="02542371"/>
    <w:rsid w:val="02582D11"/>
    <w:rsid w:val="02644ACE"/>
    <w:rsid w:val="0265351A"/>
    <w:rsid w:val="026B4990"/>
    <w:rsid w:val="026F5682"/>
    <w:rsid w:val="0276453A"/>
    <w:rsid w:val="02773ACC"/>
    <w:rsid w:val="0289673B"/>
    <w:rsid w:val="028C2E90"/>
    <w:rsid w:val="029A51D7"/>
    <w:rsid w:val="02AA6F3C"/>
    <w:rsid w:val="02AB0636"/>
    <w:rsid w:val="02AB39AD"/>
    <w:rsid w:val="02AB726D"/>
    <w:rsid w:val="02C04207"/>
    <w:rsid w:val="02CC4AE5"/>
    <w:rsid w:val="02CD16AD"/>
    <w:rsid w:val="02CF705B"/>
    <w:rsid w:val="02DB6B50"/>
    <w:rsid w:val="02DE573B"/>
    <w:rsid w:val="02E131E7"/>
    <w:rsid w:val="02F63A20"/>
    <w:rsid w:val="02FB1F50"/>
    <w:rsid w:val="03040E37"/>
    <w:rsid w:val="030457A5"/>
    <w:rsid w:val="030A7CAC"/>
    <w:rsid w:val="030C4477"/>
    <w:rsid w:val="0318106F"/>
    <w:rsid w:val="032001E9"/>
    <w:rsid w:val="03276C81"/>
    <w:rsid w:val="03352F97"/>
    <w:rsid w:val="03377BF0"/>
    <w:rsid w:val="033D5DFD"/>
    <w:rsid w:val="033F671D"/>
    <w:rsid w:val="034041AD"/>
    <w:rsid w:val="03441528"/>
    <w:rsid w:val="0348119F"/>
    <w:rsid w:val="034A6412"/>
    <w:rsid w:val="03647815"/>
    <w:rsid w:val="03724D47"/>
    <w:rsid w:val="037623FD"/>
    <w:rsid w:val="037B115C"/>
    <w:rsid w:val="038844D9"/>
    <w:rsid w:val="038B5712"/>
    <w:rsid w:val="038D5140"/>
    <w:rsid w:val="039C09E0"/>
    <w:rsid w:val="03A36A5B"/>
    <w:rsid w:val="03A37345"/>
    <w:rsid w:val="03B478B2"/>
    <w:rsid w:val="03B91AF5"/>
    <w:rsid w:val="03BD109F"/>
    <w:rsid w:val="03CB17E1"/>
    <w:rsid w:val="03D05575"/>
    <w:rsid w:val="03D5366B"/>
    <w:rsid w:val="03D609AE"/>
    <w:rsid w:val="03D91FF8"/>
    <w:rsid w:val="03E169DD"/>
    <w:rsid w:val="03E470B8"/>
    <w:rsid w:val="03EA0191"/>
    <w:rsid w:val="03EE680E"/>
    <w:rsid w:val="03FC547B"/>
    <w:rsid w:val="0400452B"/>
    <w:rsid w:val="040344C3"/>
    <w:rsid w:val="04044BFA"/>
    <w:rsid w:val="040F0F68"/>
    <w:rsid w:val="041A5A28"/>
    <w:rsid w:val="042060F4"/>
    <w:rsid w:val="0438690A"/>
    <w:rsid w:val="0441071D"/>
    <w:rsid w:val="044257F2"/>
    <w:rsid w:val="044E17AD"/>
    <w:rsid w:val="04535867"/>
    <w:rsid w:val="045B7D06"/>
    <w:rsid w:val="04637FB0"/>
    <w:rsid w:val="04672649"/>
    <w:rsid w:val="04721669"/>
    <w:rsid w:val="048504B4"/>
    <w:rsid w:val="0491671E"/>
    <w:rsid w:val="0493638F"/>
    <w:rsid w:val="0496418C"/>
    <w:rsid w:val="049808E4"/>
    <w:rsid w:val="049C36A9"/>
    <w:rsid w:val="049C7E04"/>
    <w:rsid w:val="049E0471"/>
    <w:rsid w:val="04A55509"/>
    <w:rsid w:val="04B43789"/>
    <w:rsid w:val="04B7021F"/>
    <w:rsid w:val="04C25228"/>
    <w:rsid w:val="04C34302"/>
    <w:rsid w:val="04C951A1"/>
    <w:rsid w:val="04CA4BB5"/>
    <w:rsid w:val="04CB0DB5"/>
    <w:rsid w:val="04CE7556"/>
    <w:rsid w:val="04D027AF"/>
    <w:rsid w:val="04D448D9"/>
    <w:rsid w:val="04EA2D30"/>
    <w:rsid w:val="04F14C09"/>
    <w:rsid w:val="052C2803"/>
    <w:rsid w:val="05365CCB"/>
    <w:rsid w:val="053A1890"/>
    <w:rsid w:val="054664EB"/>
    <w:rsid w:val="054D120D"/>
    <w:rsid w:val="05636671"/>
    <w:rsid w:val="05697DF8"/>
    <w:rsid w:val="0571655B"/>
    <w:rsid w:val="057C3467"/>
    <w:rsid w:val="057C60F7"/>
    <w:rsid w:val="058568D8"/>
    <w:rsid w:val="05894273"/>
    <w:rsid w:val="058F3887"/>
    <w:rsid w:val="05901AF6"/>
    <w:rsid w:val="05945EAB"/>
    <w:rsid w:val="059643FE"/>
    <w:rsid w:val="059C021C"/>
    <w:rsid w:val="059C1005"/>
    <w:rsid w:val="059F4A23"/>
    <w:rsid w:val="05A64966"/>
    <w:rsid w:val="05AA4A9E"/>
    <w:rsid w:val="05B97076"/>
    <w:rsid w:val="05C13C93"/>
    <w:rsid w:val="05C34F3B"/>
    <w:rsid w:val="05C430DB"/>
    <w:rsid w:val="05C563AF"/>
    <w:rsid w:val="05C7560D"/>
    <w:rsid w:val="05CA4E9C"/>
    <w:rsid w:val="05CB5F07"/>
    <w:rsid w:val="05CE22E1"/>
    <w:rsid w:val="05D51AEC"/>
    <w:rsid w:val="05D60A67"/>
    <w:rsid w:val="05DC4174"/>
    <w:rsid w:val="05E249B4"/>
    <w:rsid w:val="05E52610"/>
    <w:rsid w:val="05F04B7E"/>
    <w:rsid w:val="05F12090"/>
    <w:rsid w:val="05F92563"/>
    <w:rsid w:val="06060484"/>
    <w:rsid w:val="0608135C"/>
    <w:rsid w:val="0608138F"/>
    <w:rsid w:val="060C01A3"/>
    <w:rsid w:val="060C2903"/>
    <w:rsid w:val="060C3666"/>
    <w:rsid w:val="060F0316"/>
    <w:rsid w:val="06127654"/>
    <w:rsid w:val="06143CAB"/>
    <w:rsid w:val="061B1AD2"/>
    <w:rsid w:val="061C77E0"/>
    <w:rsid w:val="0623679A"/>
    <w:rsid w:val="062B29E6"/>
    <w:rsid w:val="062E360C"/>
    <w:rsid w:val="064224DA"/>
    <w:rsid w:val="06453E14"/>
    <w:rsid w:val="064C693C"/>
    <w:rsid w:val="064F2856"/>
    <w:rsid w:val="06533823"/>
    <w:rsid w:val="06562D2B"/>
    <w:rsid w:val="066C1CB4"/>
    <w:rsid w:val="06716A0D"/>
    <w:rsid w:val="06743547"/>
    <w:rsid w:val="067E7A9F"/>
    <w:rsid w:val="06850D95"/>
    <w:rsid w:val="068B2179"/>
    <w:rsid w:val="068D58CE"/>
    <w:rsid w:val="06910937"/>
    <w:rsid w:val="06B119AD"/>
    <w:rsid w:val="06B375DD"/>
    <w:rsid w:val="06BA364C"/>
    <w:rsid w:val="06BD47F6"/>
    <w:rsid w:val="06BF1533"/>
    <w:rsid w:val="06C913A1"/>
    <w:rsid w:val="06C92760"/>
    <w:rsid w:val="06C93A5E"/>
    <w:rsid w:val="06E017A7"/>
    <w:rsid w:val="06E1206C"/>
    <w:rsid w:val="06F5517B"/>
    <w:rsid w:val="06F6606F"/>
    <w:rsid w:val="06FB562B"/>
    <w:rsid w:val="06FC6533"/>
    <w:rsid w:val="07053B36"/>
    <w:rsid w:val="070E4241"/>
    <w:rsid w:val="071D2A51"/>
    <w:rsid w:val="07213585"/>
    <w:rsid w:val="072A5168"/>
    <w:rsid w:val="07364583"/>
    <w:rsid w:val="074245F9"/>
    <w:rsid w:val="07475A1A"/>
    <w:rsid w:val="075120E3"/>
    <w:rsid w:val="07561758"/>
    <w:rsid w:val="07656C10"/>
    <w:rsid w:val="07685C63"/>
    <w:rsid w:val="076F03C7"/>
    <w:rsid w:val="076F0B4D"/>
    <w:rsid w:val="07762141"/>
    <w:rsid w:val="077E25FA"/>
    <w:rsid w:val="07896F25"/>
    <w:rsid w:val="079737AE"/>
    <w:rsid w:val="07A60B81"/>
    <w:rsid w:val="07A80263"/>
    <w:rsid w:val="07AA128C"/>
    <w:rsid w:val="07AB39EF"/>
    <w:rsid w:val="07AE69C6"/>
    <w:rsid w:val="07B40D6B"/>
    <w:rsid w:val="07C75DE2"/>
    <w:rsid w:val="07D60B85"/>
    <w:rsid w:val="07F20571"/>
    <w:rsid w:val="07F5621F"/>
    <w:rsid w:val="07F63C9C"/>
    <w:rsid w:val="07F65171"/>
    <w:rsid w:val="08073DC6"/>
    <w:rsid w:val="080A514E"/>
    <w:rsid w:val="080C2E75"/>
    <w:rsid w:val="080E56CB"/>
    <w:rsid w:val="08152B7B"/>
    <w:rsid w:val="08183A57"/>
    <w:rsid w:val="081C697D"/>
    <w:rsid w:val="081F507A"/>
    <w:rsid w:val="082F3A46"/>
    <w:rsid w:val="08376F93"/>
    <w:rsid w:val="083A6CB5"/>
    <w:rsid w:val="083D1091"/>
    <w:rsid w:val="084115F9"/>
    <w:rsid w:val="084700A4"/>
    <w:rsid w:val="0848742D"/>
    <w:rsid w:val="084A0670"/>
    <w:rsid w:val="08506834"/>
    <w:rsid w:val="085C721E"/>
    <w:rsid w:val="085F608F"/>
    <w:rsid w:val="087279A5"/>
    <w:rsid w:val="08756ED0"/>
    <w:rsid w:val="08770BC3"/>
    <w:rsid w:val="08875E94"/>
    <w:rsid w:val="08876A30"/>
    <w:rsid w:val="088C45C6"/>
    <w:rsid w:val="088D0592"/>
    <w:rsid w:val="088E6B6C"/>
    <w:rsid w:val="0890094E"/>
    <w:rsid w:val="08A5362B"/>
    <w:rsid w:val="08A652EE"/>
    <w:rsid w:val="08AE1950"/>
    <w:rsid w:val="08AF67CE"/>
    <w:rsid w:val="08B11E84"/>
    <w:rsid w:val="08B761E0"/>
    <w:rsid w:val="08C7520D"/>
    <w:rsid w:val="08CC007B"/>
    <w:rsid w:val="08D33C3B"/>
    <w:rsid w:val="08D72A91"/>
    <w:rsid w:val="08DA4AFE"/>
    <w:rsid w:val="08E04B84"/>
    <w:rsid w:val="08E6450E"/>
    <w:rsid w:val="08F12223"/>
    <w:rsid w:val="090119B1"/>
    <w:rsid w:val="09055E76"/>
    <w:rsid w:val="090B4DC5"/>
    <w:rsid w:val="09193C14"/>
    <w:rsid w:val="091D763D"/>
    <w:rsid w:val="09255901"/>
    <w:rsid w:val="092F39CD"/>
    <w:rsid w:val="09352E5A"/>
    <w:rsid w:val="09376E3E"/>
    <w:rsid w:val="093C00B1"/>
    <w:rsid w:val="093C5221"/>
    <w:rsid w:val="09495FED"/>
    <w:rsid w:val="094D7516"/>
    <w:rsid w:val="09507DDA"/>
    <w:rsid w:val="09524FBF"/>
    <w:rsid w:val="095C7C8D"/>
    <w:rsid w:val="095F7195"/>
    <w:rsid w:val="096122E6"/>
    <w:rsid w:val="09637662"/>
    <w:rsid w:val="0965456B"/>
    <w:rsid w:val="09666730"/>
    <w:rsid w:val="0973688A"/>
    <w:rsid w:val="09754A42"/>
    <w:rsid w:val="09796D83"/>
    <w:rsid w:val="09985676"/>
    <w:rsid w:val="099F1CAE"/>
    <w:rsid w:val="09A057BA"/>
    <w:rsid w:val="09A37A2A"/>
    <w:rsid w:val="09BD6C32"/>
    <w:rsid w:val="09C03AC0"/>
    <w:rsid w:val="09CF721A"/>
    <w:rsid w:val="09D47775"/>
    <w:rsid w:val="09D73E22"/>
    <w:rsid w:val="09D816A7"/>
    <w:rsid w:val="09E01FA8"/>
    <w:rsid w:val="09EC110D"/>
    <w:rsid w:val="09F3264A"/>
    <w:rsid w:val="09F6680F"/>
    <w:rsid w:val="09F675CD"/>
    <w:rsid w:val="09FA781E"/>
    <w:rsid w:val="0A0D003A"/>
    <w:rsid w:val="0A135252"/>
    <w:rsid w:val="0A195F62"/>
    <w:rsid w:val="0A1B16D7"/>
    <w:rsid w:val="0A23421B"/>
    <w:rsid w:val="0A325313"/>
    <w:rsid w:val="0A37592B"/>
    <w:rsid w:val="0A53112F"/>
    <w:rsid w:val="0A5978AB"/>
    <w:rsid w:val="0A5A1531"/>
    <w:rsid w:val="0A5B2F90"/>
    <w:rsid w:val="0A600E2E"/>
    <w:rsid w:val="0A613823"/>
    <w:rsid w:val="0A65416C"/>
    <w:rsid w:val="0A660DFC"/>
    <w:rsid w:val="0A681F4E"/>
    <w:rsid w:val="0A77239D"/>
    <w:rsid w:val="0A7C6DBF"/>
    <w:rsid w:val="0A844224"/>
    <w:rsid w:val="0A8A460B"/>
    <w:rsid w:val="0A9176D3"/>
    <w:rsid w:val="0A96411D"/>
    <w:rsid w:val="0A9B3E05"/>
    <w:rsid w:val="0A9C580C"/>
    <w:rsid w:val="0AA33FF6"/>
    <w:rsid w:val="0AA618D0"/>
    <w:rsid w:val="0AA8183D"/>
    <w:rsid w:val="0AAE1E78"/>
    <w:rsid w:val="0AB44FD7"/>
    <w:rsid w:val="0AC008FF"/>
    <w:rsid w:val="0AC1418F"/>
    <w:rsid w:val="0AC91E51"/>
    <w:rsid w:val="0ACA40FC"/>
    <w:rsid w:val="0ACD674C"/>
    <w:rsid w:val="0ACF004D"/>
    <w:rsid w:val="0AD07020"/>
    <w:rsid w:val="0AD2223D"/>
    <w:rsid w:val="0AD85BB3"/>
    <w:rsid w:val="0AE6543D"/>
    <w:rsid w:val="0AE77BF9"/>
    <w:rsid w:val="0AF06CE6"/>
    <w:rsid w:val="0AF15231"/>
    <w:rsid w:val="0AFD5FDA"/>
    <w:rsid w:val="0B040781"/>
    <w:rsid w:val="0B161F8B"/>
    <w:rsid w:val="0B1D5E5C"/>
    <w:rsid w:val="0B261DEE"/>
    <w:rsid w:val="0B282429"/>
    <w:rsid w:val="0B2D55A6"/>
    <w:rsid w:val="0B342A31"/>
    <w:rsid w:val="0B370D90"/>
    <w:rsid w:val="0B3A728D"/>
    <w:rsid w:val="0B3C0C63"/>
    <w:rsid w:val="0B3C137A"/>
    <w:rsid w:val="0B4C2AF6"/>
    <w:rsid w:val="0B5A5458"/>
    <w:rsid w:val="0B6B63EA"/>
    <w:rsid w:val="0B7F4513"/>
    <w:rsid w:val="0B821A69"/>
    <w:rsid w:val="0BA344D5"/>
    <w:rsid w:val="0BA710A9"/>
    <w:rsid w:val="0BA80B92"/>
    <w:rsid w:val="0BB720CD"/>
    <w:rsid w:val="0BB869A1"/>
    <w:rsid w:val="0BB928C2"/>
    <w:rsid w:val="0BBB6A1B"/>
    <w:rsid w:val="0BBC1772"/>
    <w:rsid w:val="0BBE3410"/>
    <w:rsid w:val="0BBE6756"/>
    <w:rsid w:val="0BC610B3"/>
    <w:rsid w:val="0BCC5D6A"/>
    <w:rsid w:val="0BCE577A"/>
    <w:rsid w:val="0BD17073"/>
    <w:rsid w:val="0BEA49A9"/>
    <w:rsid w:val="0BED5D40"/>
    <w:rsid w:val="0BF06BFE"/>
    <w:rsid w:val="0BF35065"/>
    <w:rsid w:val="0BFB0FFD"/>
    <w:rsid w:val="0BFC465A"/>
    <w:rsid w:val="0BFE4367"/>
    <w:rsid w:val="0C05462C"/>
    <w:rsid w:val="0C0729E2"/>
    <w:rsid w:val="0C0F489F"/>
    <w:rsid w:val="0C1A4867"/>
    <w:rsid w:val="0C1E289F"/>
    <w:rsid w:val="0C204536"/>
    <w:rsid w:val="0C2A5D74"/>
    <w:rsid w:val="0C2F00BE"/>
    <w:rsid w:val="0C35513F"/>
    <w:rsid w:val="0C4120EB"/>
    <w:rsid w:val="0C580133"/>
    <w:rsid w:val="0C5A74B0"/>
    <w:rsid w:val="0C6231FA"/>
    <w:rsid w:val="0C6428EA"/>
    <w:rsid w:val="0C7C43E5"/>
    <w:rsid w:val="0C9866D9"/>
    <w:rsid w:val="0CA16FF1"/>
    <w:rsid w:val="0CB33A57"/>
    <w:rsid w:val="0CBF0B1F"/>
    <w:rsid w:val="0CC73FE1"/>
    <w:rsid w:val="0CCA0675"/>
    <w:rsid w:val="0CD02542"/>
    <w:rsid w:val="0CD3266B"/>
    <w:rsid w:val="0CD42F76"/>
    <w:rsid w:val="0CD73535"/>
    <w:rsid w:val="0CDB073D"/>
    <w:rsid w:val="0CE10D9B"/>
    <w:rsid w:val="0CEC2765"/>
    <w:rsid w:val="0CF026DB"/>
    <w:rsid w:val="0CF21CE7"/>
    <w:rsid w:val="0CFB6F85"/>
    <w:rsid w:val="0D016E7D"/>
    <w:rsid w:val="0D020C83"/>
    <w:rsid w:val="0D0E5E28"/>
    <w:rsid w:val="0D165483"/>
    <w:rsid w:val="0D17738B"/>
    <w:rsid w:val="0D266AEB"/>
    <w:rsid w:val="0D2A35EC"/>
    <w:rsid w:val="0D330736"/>
    <w:rsid w:val="0D364A08"/>
    <w:rsid w:val="0D380D3F"/>
    <w:rsid w:val="0D381B8B"/>
    <w:rsid w:val="0D384D62"/>
    <w:rsid w:val="0D494715"/>
    <w:rsid w:val="0D582FD4"/>
    <w:rsid w:val="0D5D2CE9"/>
    <w:rsid w:val="0D676E24"/>
    <w:rsid w:val="0D6972FE"/>
    <w:rsid w:val="0D800E08"/>
    <w:rsid w:val="0D846DA2"/>
    <w:rsid w:val="0D994A8B"/>
    <w:rsid w:val="0DAA2AE6"/>
    <w:rsid w:val="0DB621BA"/>
    <w:rsid w:val="0DB6689A"/>
    <w:rsid w:val="0DB73D4B"/>
    <w:rsid w:val="0DB80168"/>
    <w:rsid w:val="0DB875C6"/>
    <w:rsid w:val="0DC06E9C"/>
    <w:rsid w:val="0DC40153"/>
    <w:rsid w:val="0DC53615"/>
    <w:rsid w:val="0DD168C2"/>
    <w:rsid w:val="0DDA6466"/>
    <w:rsid w:val="0DF61078"/>
    <w:rsid w:val="0DF7529B"/>
    <w:rsid w:val="0E106253"/>
    <w:rsid w:val="0E142D1B"/>
    <w:rsid w:val="0E1B0CD8"/>
    <w:rsid w:val="0E1C2A09"/>
    <w:rsid w:val="0E1E59DB"/>
    <w:rsid w:val="0E2125D9"/>
    <w:rsid w:val="0E264460"/>
    <w:rsid w:val="0E2C34D4"/>
    <w:rsid w:val="0E303C91"/>
    <w:rsid w:val="0E3324EC"/>
    <w:rsid w:val="0E3812DB"/>
    <w:rsid w:val="0E4942EA"/>
    <w:rsid w:val="0E61672B"/>
    <w:rsid w:val="0E6243C4"/>
    <w:rsid w:val="0E661BEC"/>
    <w:rsid w:val="0E67496E"/>
    <w:rsid w:val="0E681C11"/>
    <w:rsid w:val="0E6875E2"/>
    <w:rsid w:val="0E6B11FD"/>
    <w:rsid w:val="0E765947"/>
    <w:rsid w:val="0E772764"/>
    <w:rsid w:val="0E78087E"/>
    <w:rsid w:val="0E8A0343"/>
    <w:rsid w:val="0E8A6279"/>
    <w:rsid w:val="0E8D3E24"/>
    <w:rsid w:val="0E9F1D8E"/>
    <w:rsid w:val="0EA052B1"/>
    <w:rsid w:val="0EB57108"/>
    <w:rsid w:val="0EBE208D"/>
    <w:rsid w:val="0EC021AD"/>
    <w:rsid w:val="0EC55393"/>
    <w:rsid w:val="0ED21E17"/>
    <w:rsid w:val="0ED44135"/>
    <w:rsid w:val="0EDC1CE7"/>
    <w:rsid w:val="0EF01094"/>
    <w:rsid w:val="0F0831E6"/>
    <w:rsid w:val="0F096161"/>
    <w:rsid w:val="0F0B6B5E"/>
    <w:rsid w:val="0F0C5A23"/>
    <w:rsid w:val="0F1E31C2"/>
    <w:rsid w:val="0F206F43"/>
    <w:rsid w:val="0F207A30"/>
    <w:rsid w:val="0F2777FC"/>
    <w:rsid w:val="0F285640"/>
    <w:rsid w:val="0F294FC3"/>
    <w:rsid w:val="0F2D3C43"/>
    <w:rsid w:val="0F2F2E0C"/>
    <w:rsid w:val="0F360D22"/>
    <w:rsid w:val="0F3B48A2"/>
    <w:rsid w:val="0F3D65B1"/>
    <w:rsid w:val="0F4738CB"/>
    <w:rsid w:val="0F4E681A"/>
    <w:rsid w:val="0F525587"/>
    <w:rsid w:val="0F66513B"/>
    <w:rsid w:val="0F757090"/>
    <w:rsid w:val="0F834DB9"/>
    <w:rsid w:val="0F871862"/>
    <w:rsid w:val="0F8F5149"/>
    <w:rsid w:val="0F9D1A28"/>
    <w:rsid w:val="0FA76D7E"/>
    <w:rsid w:val="0FAB0E7E"/>
    <w:rsid w:val="0FB30B1E"/>
    <w:rsid w:val="0FB956B0"/>
    <w:rsid w:val="0FBB29C5"/>
    <w:rsid w:val="0FC0317C"/>
    <w:rsid w:val="0FC04693"/>
    <w:rsid w:val="0FE04780"/>
    <w:rsid w:val="0FE15A69"/>
    <w:rsid w:val="0FE21E70"/>
    <w:rsid w:val="0FED00ED"/>
    <w:rsid w:val="0FEE31B2"/>
    <w:rsid w:val="0FF6416A"/>
    <w:rsid w:val="0FF70005"/>
    <w:rsid w:val="0FFC6E01"/>
    <w:rsid w:val="0FFE18EA"/>
    <w:rsid w:val="10031F11"/>
    <w:rsid w:val="10166479"/>
    <w:rsid w:val="102D4219"/>
    <w:rsid w:val="10396AA3"/>
    <w:rsid w:val="10535F77"/>
    <w:rsid w:val="10565241"/>
    <w:rsid w:val="105B3199"/>
    <w:rsid w:val="107304F8"/>
    <w:rsid w:val="10753EAE"/>
    <w:rsid w:val="107C1E1A"/>
    <w:rsid w:val="107F3553"/>
    <w:rsid w:val="107F3727"/>
    <w:rsid w:val="1081617A"/>
    <w:rsid w:val="10857C93"/>
    <w:rsid w:val="1090516B"/>
    <w:rsid w:val="10A12DA0"/>
    <w:rsid w:val="10A2661F"/>
    <w:rsid w:val="10A318A3"/>
    <w:rsid w:val="10A57B56"/>
    <w:rsid w:val="10A97D72"/>
    <w:rsid w:val="10AD4E23"/>
    <w:rsid w:val="10AE56C3"/>
    <w:rsid w:val="10BC4F47"/>
    <w:rsid w:val="10BD3AB7"/>
    <w:rsid w:val="10BD5806"/>
    <w:rsid w:val="10CA5D20"/>
    <w:rsid w:val="10CB5208"/>
    <w:rsid w:val="10E0101D"/>
    <w:rsid w:val="10E66A98"/>
    <w:rsid w:val="10E83BAF"/>
    <w:rsid w:val="10EE7651"/>
    <w:rsid w:val="10F82413"/>
    <w:rsid w:val="10FE5B7A"/>
    <w:rsid w:val="110B0ED9"/>
    <w:rsid w:val="1124290B"/>
    <w:rsid w:val="112863DD"/>
    <w:rsid w:val="112969E4"/>
    <w:rsid w:val="112D66FC"/>
    <w:rsid w:val="113422FB"/>
    <w:rsid w:val="11417044"/>
    <w:rsid w:val="114310AE"/>
    <w:rsid w:val="11462036"/>
    <w:rsid w:val="11470E46"/>
    <w:rsid w:val="11471E3E"/>
    <w:rsid w:val="114B6AB5"/>
    <w:rsid w:val="11526C82"/>
    <w:rsid w:val="11574FC6"/>
    <w:rsid w:val="115C1FFD"/>
    <w:rsid w:val="11611B91"/>
    <w:rsid w:val="11664A1B"/>
    <w:rsid w:val="11712ADB"/>
    <w:rsid w:val="117A073F"/>
    <w:rsid w:val="117A794E"/>
    <w:rsid w:val="117C511F"/>
    <w:rsid w:val="11814219"/>
    <w:rsid w:val="1187380C"/>
    <w:rsid w:val="118B19FA"/>
    <w:rsid w:val="118D12E8"/>
    <w:rsid w:val="119B12E8"/>
    <w:rsid w:val="11A3292A"/>
    <w:rsid w:val="11AC6E8E"/>
    <w:rsid w:val="11B5160C"/>
    <w:rsid w:val="11B703D7"/>
    <w:rsid w:val="11E516EA"/>
    <w:rsid w:val="11F1104F"/>
    <w:rsid w:val="11F13A98"/>
    <w:rsid w:val="11F84098"/>
    <w:rsid w:val="11FE0C83"/>
    <w:rsid w:val="11FF2745"/>
    <w:rsid w:val="120135A5"/>
    <w:rsid w:val="120443B2"/>
    <w:rsid w:val="120812FA"/>
    <w:rsid w:val="120E41F4"/>
    <w:rsid w:val="120F4BC7"/>
    <w:rsid w:val="1211649D"/>
    <w:rsid w:val="121D7F5A"/>
    <w:rsid w:val="122C06EB"/>
    <w:rsid w:val="122F7FFC"/>
    <w:rsid w:val="123226B3"/>
    <w:rsid w:val="123259F1"/>
    <w:rsid w:val="1233641B"/>
    <w:rsid w:val="1245021C"/>
    <w:rsid w:val="12465398"/>
    <w:rsid w:val="124D126A"/>
    <w:rsid w:val="12621206"/>
    <w:rsid w:val="12696BF1"/>
    <w:rsid w:val="126C6D59"/>
    <w:rsid w:val="126D7DF3"/>
    <w:rsid w:val="12733B64"/>
    <w:rsid w:val="127466B6"/>
    <w:rsid w:val="127E59B6"/>
    <w:rsid w:val="128765CC"/>
    <w:rsid w:val="128812A8"/>
    <w:rsid w:val="12891B22"/>
    <w:rsid w:val="128A2C45"/>
    <w:rsid w:val="12985A2B"/>
    <w:rsid w:val="129C1775"/>
    <w:rsid w:val="12A42148"/>
    <w:rsid w:val="12AC47D2"/>
    <w:rsid w:val="12B05168"/>
    <w:rsid w:val="12B41FBC"/>
    <w:rsid w:val="12B452EB"/>
    <w:rsid w:val="12B8004C"/>
    <w:rsid w:val="12B826E0"/>
    <w:rsid w:val="12BE0779"/>
    <w:rsid w:val="12BF7CE5"/>
    <w:rsid w:val="12C25A9F"/>
    <w:rsid w:val="12C74DE9"/>
    <w:rsid w:val="12C845D2"/>
    <w:rsid w:val="12CB1535"/>
    <w:rsid w:val="12CC1B77"/>
    <w:rsid w:val="12D11A5F"/>
    <w:rsid w:val="12D41095"/>
    <w:rsid w:val="12D44F98"/>
    <w:rsid w:val="12D60856"/>
    <w:rsid w:val="12EA0EDA"/>
    <w:rsid w:val="12F03118"/>
    <w:rsid w:val="12F313FC"/>
    <w:rsid w:val="12F537DE"/>
    <w:rsid w:val="12FA5C27"/>
    <w:rsid w:val="12FC11ED"/>
    <w:rsid w:val="12FF3583"/>
    <w:rsid w:val="13071434"/>
    <w:rsid w:val="130E2D78"/>
    <w:rsid w:val="1310486A"/>
    <w:rsid w:val="13233354"/>
    <w:rsid w:val="132604F3"/>
    <w:rsid w:val="132B7225"/>
    <w:rsid w:val="13421B0F"/>
    <w:rsid w:val="134324A3"/>
    <w:rsid w:val="134B2D0E"/>
    <w:rsid w:val="13552E4C"/>
    <w:rsid w:val="1358288F"/>
    <w:rsid w:val="135D5E4A"/>
    <w:rsid w:val="13604719"/>
    <w:rsid w:val="13747E2B"/>
    <w:rsid w:val="13750DE2"/>
    <w:rsid w:val="13780F65"/>
    <w:rsid w:val="137C4ECC"/>
    <w:rsid w:val="13801557"/>
    <w:rsid w:val="13807A9D"/>
    <w:rsid w:val="13813DCB"/>
    <w:rsid w:val="138174FD"/>
    <w:rsid w:val="13832690"/>
    <w:rsid w:val="13836921"/>
    <w:rsid w:val="138F6AA5"/>
    <w:rsid w:val="13950723"/>
    <w:rsid w:val="139540FF"/>
    <w:rsid w:val="13971A04"/>
    <w:rsid w:val="139A52D7"/>
    <w:rsid w:val="139C2196"/>
    <w:rsid w:val="139E3F3E"/>
    <w:rsid w:val="13A81C37"/>
    <w:rsid w:val="13B8477B"/>
    <w:rsid w:val="13C92373"/>
    <w:rsid w:val="13CD7CFC"/>
    <w:rsid w:val="13DE257F"/>
    <w:rsid w:val="13E32C38"/>
    <w:rsid w:val="13F02C4A"/>
    <w:rsid w:val="13FD2D2F"/>
    <w:rsid w:val="13FE74F7"/>
    <w:rsid w:val="14051CAE"/>
    <w:rsid w:val="14101D5A"/>
    <w:rsid w:val="14123C6D"/>
    <w:rsid w:val="1419454F"/>
    <w:rsid w:val="141A0E66"/>
    <w:rsid w:val="141E2224"/>
    <w:rsid w:val="14255221"/>
    <w:rsid w:val="142C1C85"/>
    <w:rsid w:val="1430776D"/>
    <w:rsid w:val="14392411"/>
    <w:rsid w:val="14407895"/>
    <w:rsid w:val="144A2FCF"/>
    <w:rsid w:val="146D7776"/>
    <w:rsid w:val="14731CE4"/>
    <w:rsid w:val="147D3CB7"/>
    <w:rsid w:val="1488221D"/>
    <w:rsid w:val="14982A16"/>
    <w:rsid w:val="149C4DEF"/>
    <w:rsid w:val="14A16232"/>
    <w:rsid w:val="14A42D67"/>
    <w:rsid w:val="14AF544B"/>
    <w:rsid w:val="14B95FF8"/>
    <w:rsid w:val="14C0028C"/>
    <w:rsid w:val="14C509A0"/>
    <w:rsid w:val="14C97B2B"/>
    <w:rsid w:val="14CB2F34"/>
    <w:rsid w:val="14E62C39"/>
    <w:rsid w:val="14F86927"/>
    <w:rsid w:val="15013D00"/>
    <w:rsid w:val="1504349B"/>
    <w:rsid w:val="15064764"/>
    <w:rsid w:val="150F5492"/>
    <w:rsid w:val="15130E46"/>
    <w:rsid w:val="151B7947"/>
    <w:rsid w:val="151E0D9D"/>
    <w:rsid w:val="151F6DA5"/>
    <w:rsid w:val="1527652A"/>
    <w:rsid w:val="152A79C4"/>
    <w:rsid w:val="15322078"/>
    <w:rsid w:val="153B36EB"/>
    <w:rsid w:val="153B7503"/>
    <w:rsid w:val="154A79DD"/>
    <w:rsid w:val="154D4384"/>
    <w:rsid w:val="154D49C8"/>
    <w:rsid w:val="15517F5F"/>
    <w:rsid w:val="156054CD"/>
    <w:rsid w:val="15634CB0"/>
    <w:rsid w:val="156B219F"/>
    <w:rsid w:val="15797BFA"/>
    <w:rsid w:val="157D144E"/>
    <w:rsid w:val="15835095"/>
    <w:rsid w:val="158470FE"/>
    <w:rsid w:val="15960B65"/>
    <w:rsid w:val="15A10CF0"/>
    <w:rsid w:val="15A226C5"/>
    <w:rsid w:val="15BF084E"/>
    <w:rsid w:val="15C37CC3"/>
    <w:rsid w:val="15C56487"/>
    <w:rsid w:val="15D16188"/>
    <w:rsid w:val="15D31D65"/>
    <w:rsid w:val="15D9324D"/>
    <w:rsid w:val="15DE6354"/>
    <w:rsid w:val="15EB359F"/>
    <w:rsid w:val="15EF7010"/>
    <w:rsid w:val="15FA54B0"/>
    <w:rsid w:val="15FF3710"/>
    <w:rsid w:val="1602104B"/>
    <w:rsid w:val="16032079"/>
    <w:rsid w:val="161226C3"/>
    <w:rsid w:val="16140C3A"/>
    <w:rsid w:val="16213AB5"/>
    <w:rsid w:val="1626128A"/>
    <w:rsid w:val="162729C4"/>
    <w:rsid w:val="162A2BF4"/>
    <w:rsid w:val="164131DD"/>
    <w:rsid w:val="16444981"/>
    <w:rsid w:val="16463254"/>
    <w:rsid w:val="16472609"/>
    <w:rsid w:val="164E6A70"/>
    <w:rsid w:val="1651413C"/>
    <w:rsid w:val="165C6D18"/>
    <w:rsid w:val="165D59F2"/>
    <w:rsid w:val="16644DF4"/>
    <w:rsid w:val="16667C56"/>
    <w:rsid w:val="16681975"/>
    <w:rsid w:val="167B6C05"/>
    <w:rsid w:val="167C7436"/>
    <w:rsid w:val="16824CB0"/>
    <w:rsid w:val="16834673"/>
    <w:rsid w:val="169219A4"/>
    <w:rsid w:val="16962AA5"/>
    <w:rsid w:val="16A741EA"/>
    <w:rsid w:val="16AE45DB"/>
    <w:rsid w:val="16B77132"/>
    <w:rsid w:val="16BC732D"/>
    <w:rsid w:val="16BE3C03"/>
    <w:rsid w:val="16C65926"/>
    <w:rsid w:val="16D43359"/>
    <w:rsid w:val="16D86AA2"/>
    <w:rsid w:val="16DA57C5"/>
    <w:rsid w:val="16E736A7"/>
    <w:rsid w:val="16EA5C0A"/>
    <w:rsid w:val="16EC679A"/>
    <w:rsid w:val="16F11D98"/>
    <w:rsid w:val="16F73768"/>
    <w:rsid w:val="17116163"/>
    <w:rsid w:val="17123715"/>
    <w:rsid w:val="172A15B4"/>
    <w:rsid w:val="17370A93"/>
    <w:rsid w:val="174003CD"/>
    <w:rsid w:val="17430F64"/>
    <w:rsid w:val="1744434F"/>
    <w:rsid w:val="174F7C55"/>
    <w:rsid w:val="17507226"/>
    <w:rsid w:val="1754438B"/>
    <w:rsid w:val="175455FE"/>
    <w:rsid w:val="17740EEF"/>
    <w:rsid w:val="17763EBA"/>
    <w:rsid w:val="177E2D7F"/>
    <w:rsid w:val="177F3131"/>
    <w:rsid w:val="178E75A2"/>
    <w:rsid w:val="179418D7"/>
    <w:rsid w:val="17A705A5"/>
    <w:rsid w:val="17B6703A"/>
    <w:rsid w:val="17BC4CFA"/>
    <w:rsid w:val="17C963C8"/>
    <w:rsid w:val="17CC054B"/>
    <w:rsid w:val="17D818FE"/>
    <w:rsid w:val="17E23B8D"/>
    <w:rsid w:val="17E762F6"/>
    <w:rsid w:val="17ED3599"/>
    <w:rsid w:val="17EF32C2"/>
    <w:rsid w:val="17F11E99"/>
    <w:rsid w:val="17F51C94"/>
    <w:rsid w:val="17F578EC"/>
    <w:rsid w:val="17F829AD"/>
    <w:rsid w:val="1804798D"/>
    <w:rsid w:val="18112FF1"/>
    <w:rsid w:val="18174940"/>
    <w:rsid w:val="18182706"/>
    <w:rsid w:val="18194296"/>
    <w:rsid w:val="181C6601"/>
    <w:rsid w:val="181E7FD0"/>
    <w:rsid w:val="181F4BF8"/>
    <w:rsid w:val="18245703"/>
    <w:rsid w:val="18250C47"/>
    <w:rsid w:val="1827333F"/>
    <w:rsid w:val="182D6607"/>
    <w:rsid w:val="182E25D1"/>
    <w:rsid w:val="1832234F"/>
    <w:rsid w:val="183B6632"/>
    <w:rsid w:val="183D238C"/>
    <w:rsid w:val="18402BE4"/>
    <w:rsid w:val="18426E3E"/>
    <w:rsid w:val="184D2EBD"/>
    <w:rsid w:val="18616F39"/>
    <w:rsid w:val="18690AE0"/>
    <w:rsid w:val="18740282"/>
    <w:rsid w:val="18785FB9"/>
    <w:rsid w:val="187B6BE1"/>
    <w:rsid w:val="18876F01"/>
    <w:rsid w:val="188E29BD"/>
    <w:rsid w:val="1890723A"/>
    <w:rsid w:val="18940A10"/>
    <w:rsid w:val="18975D49"/>
    <w:rsid w:val="189C1711"/>
    <w:rsid w:val="189D2A0F"/>
    <w:rsid w:val="18A74EF6"/>
    <w:rsid w:val="18A83E47"/>
    <w:rsid w:val="18B27BBA"/>
    <w:rsid w:val="18B403B1"/>
    <w:rsid w:val="18BA0135"/>
    <w:rsid w:val="18BC27BB"/>
    <w:rsid w:val="18C0378E"/>
    <w:rsid w:val="18C37A2F"/>
    <w:rsid w:val="18E95279"/>
    <w:rsid w:val="18EB50FA"/>
    <w:rsid w:val="18F4512A"/>
    <w:rsid w:val="18FC052D"/>
    <w:rsid w:val="19010779"/>
    <w:rsid w:val="19082DE4"/>
    <w:rsid w:val="190B0F7D"/>
    <w:rsid w:val="190E6D0D"/>
    <w:rsid w:val="191130C6"/>
    <w:rsid w:val="191B71D8"/>
    <w:rsid w:val="192C1F13"/>
    <w:rsid w:val="192D461E"/>
    <w:rsid w:val="192E5C22"/>
    <w:rsid w:val="1943192E"/>
    <w:rsid w:val="19466D8C"/>
    <w:rsid w:val="19483B11"/>
    <w:rsid w:val="194D6B73"/>
    <w:rsid w:val="19515231"/>
    <w:rsid w:val="19535A57"/>
    <w:rsid w:val="197026FF"/>
    <w:rsid w:val="197465F3"/>
    <w:rsid w:val="19797C73"/>
    <w:rsid w:val="197D1A62"/>
    <w:rsid w:val="1981752C"/>
    <w:rsid w:val="19823BB7"/>
    <w:rsid w:val="198C4ADC"/>
    <w:rsid w:val="198D4BE2"/>
    <w:rsid w:val="199675B7"/>
    <w:rsid w:val="19983FF4"/>
    <w:rsid w:val="199A3273"/>
    <w:rsid w:val="19C53260"/>
    <w:rsid w:val="19C54559"/>
    <w:rsid w:val="19C62938"/>
    <w:rsid w:val="19CC4404"/>
    <w:rsid w:val="19E12CC1"/>
    <w:rsid w:val="19E526F2"/>
    <w:rsid w:val="19E724CC"/>
    <w:rsid w:val="19E77C3D"/>
    <w:rsid w:val="19F23D7B"/>
    <w:rsid w:val="1A0A3EE9"/>
    <w:rsid w:val="1A0E63BD"/>
    <w:rsid w:val="1A171EA6"/>
    <w:rsid w:val="1A2C4A91"/>
    <w:rsid w:val="1A321BEE"/>
    <w:rsid w:val="1A390B5E"/>
    <w:rsid w:val="1A3D3DBC"/>
    <w:rsid w:val="1A3E2C7A"/>
    <w:rsid w:val="1A493023"/>
    <w:rsid w:val="1A530211"/>
    <w:rsid w:val="1A5A079A"/>
    <w:rsid w:val="1A6906A9"/>
    <w:rsid w:val="1A7F4C26"/>
    <w:rsid w:val="1A802E89"/>
    <w:rsid w:val="1A83369B"/>
    <w:rsid w:val="1A8B5B37"/>
    <w:rsid w:val="1A94480D"/>
    <w:rsid w:val="1A9B6DE3"/>
    <w:rsid w:val="1A9D0923"/>
    <w:rsid w:val="1AA27351"/>
    <w:rsid w:val="1AA32B64"/>
    <w:rsid w:val="1ABB23EC"/>
    <w:rsid w:val="1ABE21AE"/>
    <w:rsid w:val="1AE110B6"/>
    <w:rsid w:val="1AE41153"/>
    <w:rsid w:val="1AEE0214"/>
    <w:rsid w:val="1AF97A03"/>
    <w:rsid w:val="1B1C27CF"/>
    <w:rsid w:val="1B1D2FA6"/>
    <w:rsid w:val="1B203B1D"/>
    <w:rsid w:val="1B282886"/>
    <w:rsid w:val="1B2D57E8"/>
    <w:rsid w:val="1B2F4E44"/>
    <w:rsid w:val="1B372283"/>
    <w:rsid w:val="1B465FE4"/>
    <w:rsid w:val="1B572D1B"/>
    <w:rsid w:val="1B5B5732"/>
    <w:rsid w:val="1B5F1888"/>
    <w:rsid w:val="1B60091C"/>
    <w:rsid w:val="1B752BC7"/>
    <w:rsid w:val="1B78488F"/>
    <w:rsid w:val="1B7D549B"/>
    <w:rsid w:val="1B7F3161"/>
    <w:rsid w:val="1B82055A"/>
    <w:rsid w:val="1B87486C"/>
    <w:rsid w:val="1B8B29BE"/>
    <w:rsid w:val="1BB17198"/>
    <w:rsid w:val="1BB37E8F"/>
    <w:rsid w:val="1BB649CA"/>
    <w:rsid w:val="1BBA058C"/>
    <w:rsid w:val="1BBD1A3F"/>
    <w:rsid w:val="1BCA5C1A"/>
    <w:rsid w:val="1BCF3246"/>
    <w:rsid w:val="1BDE18F5"/>
    <w:rsid w:val="1BE55EE2"/>
    <w:rsid w:val="1BEB396A"/>
    <w:rsid w:val="1BED389A"/>
    <w:rsid w:val="1BF34716"/>
    <w:rsid w:val="1BFA713E"/>
    <w:rsid w:val="1BFD06B4"/>
    <w:rsid w:val="1C047716"/>
    <w:rsid w:val="1C0C48E9"/>
    <w:rsid w:val="1C0D5DD6"/>
    <w:rsid w:val="1C1220E8"/>
    <w:rsid w:val="1C1B04C2"/>
    <w:rsid w:val="1C250D82"/>
    <w:rsid w:val="1C313DA3"/>
    <w:rsid w:val="1C370876"/>
    <w:rsid w:val="1C395297"/>
    <w:rsid w:val="1C47289F"/>
    <w:rsid w:val="1C4A1B3F"/>
    <w:rsid w:val="1C561ED7"/>
    <w:rsid w:val="1C615EC5"/>
    <w:rsid w:val="1C687A59"/>
    <w:rsid w:val="1C6A0162"/>
    <w:rsid w:val="1C6C5911"/>
    <w:rsid w:val="1C711CC2"/>
    <w:rsid w:val="1C714117"/>
    <w:rsid w:val="1C790925"/>
    <w:rsid w:val="1C801BFA"/>
    <w:rsid w:val="1C980739"/>
    <w:rsid w:val="1C9A6FA8"/>
    <w:rsid w:val="1C9E47EE"/>
    <w:rsid w:val="1CA13855"/>
    <w:rsid w:val="1CA546A8"/>
    <w:rsid w:val="1CA8263C"/>
    <w:rsid w:val="1CAB6080"/>
    <w:rsid w:val="1CB561F3"/>
    <w:rsid w:val="1CB96976"/>
    <w:rsid w:val="1CBB4264"/>
    <w:rsid w:val="1CBC2A99"/>
    <w:rsid w:val="1CC5442D"/>
    <w:rsid w:val="1CC63D17"/>
    <w:rsid w:val="1CCE2B38"/>
    <w:rsid w:val="1CD1722D"/>
    <w:rsid w:val="1CD70A43"/>
    <w:rsid w:val="1CD75CF1"/>
    <w:rsid w:val="1CE97713"/>
    <w:rsid w:val="1CF341D1"/>
    <w:rsid w:val="1CFD150A"/>
    <w:rsid w:val="1D051CDE"/>
    <w:rsid w:val="1D1910EF"/>
    <w:rsid w:val="1D1B46D5"/>
    <w:rsid w:val="1D280406"/>
    <w:rsid w:val="1D33317F"/>
    <w:rsid w:val="1D340369"/>
    <w:rsid w:val="1D39059A"/>
    <w:rsid w:val="1D490A51"/>
    <w:rsid w:val="1D4F2835"/>
    <w:rsid w:val="1D522C5D"/>
    <w:rsid w:val="1D5D09E7"/>
    <w:rsid w:val="1D632502"/>
    <w:rsid w:val="1D645C2A"/>
    <w:rsid w:val="1D6660A0"/>
    <w:rsid w:val="1D6A3888"/>
    <w:rsid w:val="1D767D51"/>
    <w:rsid w:val="1D7D4E72"/>
    <w:rsid w:val="1D8654A8"/>
    <w:rsid w:val="1D8A6C46"/>
    <w:rsid w:val="1DA55033"/>
    <w:rsid w:val="1DA9283E"/>
    <w:rsid w:val="1DAB7BE6"/>
    <w:rsid w:val="1DC07E56"/>
    <w:rsid w:val="1DC74479"/>
    <w:rsid w:val="1DE4540A"/>
    <w:rsid w:val="1DFB3883"/>
    <w:rsid w:val="1DFF7BDF"/>
    <w:rsid w:val="1E0861B0"/>
    <w:rsid w:val="1E11568F"/>
    <w:rsid w:val="1E1361AB"/>
    <w:rsid w:val="1E18408E"/>
    <w:rsid w:val="1E1D0BA8"/>
    <w:rsid w:val="1E220D24"/>
    <w:rsid w:val="1E22492D"/>
    <w:rsid w:val="1E2A73B5"/>
    <w:rsid w:val="1E30350B"/>
    <w:rsid w:val="1E484E35"/>
    <w:rsid w:val="1E546FCD"/>
    <w:rsid w:val="1E5818D7"/>
    <w:rsid w:val="1E584DB7"/>
    <w:rsid w:val="1E5E164D"/>
    <w:rsid w:val="1E70340D"/>
    <w:rsid w:val="1E7555ED"/>
    <w:rsid w:val="1E771FD6"/>
    <w:rsid w:val="1E775334"/>
    <w:rsid w:val="1E822B9F"/>
    <w:rsid w:val="1E843975"/>
    <w:rsid w:val="1E87703F"/>
    <w:rsid w:val="1E885FDD"/>
    <w:rsid w:val="1E8E5470"/>
    <w:rsid w:val="1E966314"/>
    <w:rsid w:val="1E970D4F"/>
    <w:rsid w:val="1E9E5D3C"/>
    <w:rsid w:val="1EAB53BE"/>
    <w:rsid w:val="1EAD3A56"/>
    <w:rsid w:val="1EAF14BD"/>
    <w:rsid w:val="1EAF47B7"/>
    <w:rsid w:val="1EB27127"/>
    <w:rsid w:val="1EB573BA"/>
    <w:rsid w:val="1EBF0038"/>
    <w:rsid w:val="1EC35621"/>
    <w:rsid w:val="1ED92008"/>
    <w:rsid w:val="1EE137CA"/>
    <w:rsid w:val="1EE20160"/>
    <w:rsid w:val="1EE247F7"/>
    <w:rsid w:val="1EE85772"/>
    <w:rsid w:val="1EE86F0A"/>
    <w:rsid w:val="1EFB4014"/>
    <w:rsid w:val="1EFD32FD"/>
    <w:rsid w:val="1F0B3EC6"/>
    <w:rsid w:val="1F0E6E11"/>
    <w:rsid w:val="1F361E34"/>
    <w:rsid w:val="1F3C3975"/>
    <w:rsid w:val="1F460A0C"/>
    <w:rsid w:val="1F4B5832"/>
    <w:rsid w:val="1F4D7FEE"/>
    <w:rsid w:val="1F4E5980"/>
    <w:rsid w:val="1F5129B8"/>
    <w:rsid w:val="1F534707"/>
    <w:rsid w:val="1F5B16F9"/>
    <w:rsid w:val="1F605076"/>
    <w:rsid w:val="1F627530"/>
    <w:rsid w:val="1F6D27C7"/>
    <w:rsid w:val="1F7229C9"/>
    <w:rsid w:val="1F773EDE"/>
    <w:rsid w:val="1F7766EE"/>
    <w:rsid w:val="1F876DE1"/>
    <w:rsid w:val="1F8B6A0E"/>
    <w:rsid w:val="1F8F09C5"/>
    <w:rsid w:val="1F943EE2"/>
    <w:rsid w:val="1F953294"/>
    <w:rsid w:val="1F9E13D6"/>
    <w:rsid w:val="1FA264DB"/>
    <w:rsid w:val="1FB33FA0"/>
    <w:rsid w:val="1FBB232C"/>
    <w:rsid w:val="1FC47B67"/>
    <w:rsid w:val="1FC72FC9"/>
    <w:rsid w:val="1FDA1CE0"/>
    <w:rsid w:val="1FE748AD"/>
    <w:rsid w:val="1FF11D13"/>
    <w:rsid w:val="1FF652D2"/>
    <w:rsid w:val="20101A7D"/>
    <w:rsid w:val="20114112"/>
    <w:rsid w:val="20194DC3"/>
    <w:rsid w:val="202F26D0"/>
    <w:rsid w:val="203111B1"/>
    <w:rsid w:val="20382FD6"/>
    <w:rsid w:val="205573D4"/>
    <w:rsid w:val="205A771A"/>
    <w:rsid w:val="2071697A"/>
    <w:rsid w:val="207B3FDF"/>
    <w:rsid w:val="209720D1"/>
    <w:rsid w:val="209B0D2E"/>
    <w:rsid w:val="209F16B5"/>
    <w:rsid w:val="20A47D28"/>
    <w:rsid w:val="20B85F63"/>
    <w:rsid w:val="20BB1C26"/>
    <w:rsid w:val="20BF28E9"/>
    <w:rsid w:val="20C14BF9"/>
    <w:rsid w:val="20C51CB8"/>
    <w:rsid w:val="20C73BB2"/>
    <w:rsid w:val="20D16B5D"/>
    <w:rsid w:val="20DE484D"/>
    <w:rsid w:val="20E76E8C"/>
    <w:rsid w:val="20EC73B3"/>
    <w:rsid w:val="20ED1E2D"/>
    <w:rsid w:val="20F10811"/>
    <w:rsid w:val="210E1F20"/>
    <w:rsid w:val="210E5A8F"/>
    <w:rsid w:val="211A0E7B"/>
    <w:rsid w:val="213B17D1"/>
    <w:rsid w:val="213E3570"/>
    <w:rsid w:val="21430688"/>
    <w:rsid w:val="214B3B4E"/>
    <w:rsid w:val="215D57C1"/>
    <w:rsid w:val="215F2523"/>
    <w:rsid w:val="216845BC"/>
    <w:rsid w:val="216B6EFA"/>
    <w:rsid w:val="216B7202"/>
    <w:rsid w:val="216C3D9C"/>
    <w:rsid w:val="21850588"/>
    <w:rsid w:val="219141F3"/>
    <w:rsid w:val="219C379B"/>
    <w:rsid w:val="21B159BB"/>
    <w:rsid w:val="21B92BA3"/>
    <w:rsid w:val="21C47975"/>
    <w:rsid w:val="21D964B8"/>
    <w:rsid w:val="21DB2F3F"/>
    <w:rsid w:val="21E23181"/>
    <w:rsid w:val="21F4445F"/>
    <w:rsid w:val="21FE40D0"/>
    <w:rsid w:val="22060935"/>
    <w:rsid w:val="22107024"/>
    <w:rsid w:val="2214369B"/>
    <w:rsid w:val="221616D9"/>
    <w:rsid w:val="221A070A"/>
    <w:rsid w:val="221E5157"/>
    <w:rsid w:val="22297FE4"/>
    <w:rsid w:val="223039B6"/>
    <w:rsid w:val="22451E6B"/>
    <w:rsid w:val="224D6889"/>
    <w:rsid w:val="224F2C1A"/>
    <w:rsid w:val="22517ED8"/>
    <w:rsid w:val="22663355"/>
    <w:rsid w:val="226A24A0"/>
    <w:rsid w:val="226C117C"/>
    <w:rsid w:val="227B2F0A"/>
    <w:rsid w:val="228D693E"/>
    <w:rsid w:val="229376F3"/>
    <w:rsid w:val="229F4058"/>
    <w:rsid w:val="22A5677F"/>
    <w:rsid w:val="22AC0A66"/>
    <w:rsid w:val="22AD4B50"/>
    <w:rsid w:val="22BA1FC5"/>
    <w:rsid w:val="22BF26B8"/>
    <w:rsid w:val="22C11A32"/>
    <w:rsid w:val="22C2140D"/>
    <w:rsid w:val="22C6363F"/>
    <w:rsid w:val="22C661AE"/>
    <w:rsid w:val="22CA028E"/>
    <w:rsid w:val="22CA70FD"/>
    <w:rsid w:val="22CB0791"/>
    <w:rsid w:val="22CE4E56"/>
    <w:rsid w:val="22D0791E"/>
    <w:rsid w:val="22D10A1F"/>
    <w:rsid w:val="22D62762"/>
    <w:rsid w:val="22E96716"/>
    <w:rsid w:val="22F6095B"/>
    <w:rsid w:val="22F81163"/>
    <w:rsid w:val="22F93A8C"/>
    <w:rsid w:val="22FA094A"/>
    <w:rsid w:val="23000A7B"/>
    <w:rsid w:val="230015B4"/>
    <w:rsid w:val="23085658"/>
    <w:rsid w:val="230B0A4E"/>
    <w:rsid w:val="23137F64"/>
    <w:rsid w:val="231857E8"/>
    <w:rsid w:val="232F7671"/>
    <w:rsid w:val="233558BA"/>
    <w:rsid w:val="2342583A"/>
    <w:rsid w:val="23443540"/>
    <w:rsid w:val="234642B9"/>
    <w:rsid w:val="234D4E44"/>
    <w:rsid w:val="234D552C"/>
    <w:rsid w:val="235408B5"/>
    <w:rsid w:val="2361021A"/>
    <w:rsid w:val="236B1C3F"/>
    <w:rsid w:val="2371005E"/>
    <w:rsid w:val="23770A1E"/>
    <w:rsid w:val="23771697"/>
    <w:rsid w:val="23780BF7"/>
    <w:rsid w:val="237F6A5B"/>
    <w:rsid w:val="2397583F"/>
    <w:rsid w:val="239A6642"/>
    <w:rsid w:val="239B002C"/>
    <w:rsid w:val="239D451F"/>
    <w:rsid w:val="23B32F64"/>
    <w:rsid w:val="23C30CE1"/>
    <w:rsid w:val="23C35835"/>
    <w:rsid w:val="23CD74EF"/>
    <w:rsid w:val="23CF3D45"/>
    <w:rsid w:val="23D173D2"/>
    <w:rsid w:val="23D729E7"/>
    <w:rsid w:val="23D75EA9"/>
    <w:rsid w:val="23D97908"/>
    <w:rsid w:val="23E92EA7"/>
    <w:rsid w:val="23EE77B2"/>
    <w:rsid w:val="23EF5F67"/>
    <w:rsid w:val="23F23315"/>
    <w:rsid w:val="23FA3500"/>
    <w:rsid w:val="24043FF7"/>
    <w:rsid w:val="241E0D30"/>
    <w:rsid w:val="242E22B3"/>
    <w:rsid w:val="24327793"/>
    <w:rsid w:val="243361FA"/>
    <w:rsid w:val="243A1E56"/>
    <w:rsid w:val="243C0E75"/>
    <w:rsid w:val="243F605B"/>
    <w:rsid w:val="2447343B"/>
    <w:rsid w:val="244D3646"/>
    <w:rsid w:val="244D4AED"/>
    <w:rsid w:val="24540CD2"/>
    <w:rsid w:val="24553008"/>
    <w:rsid w:val="24553B37"/>
    <w:rsid w:val="245C3A2E"/>
    <w:rsid w:val="245F283C"/>
    <w:rsid w:val="246F0A73"/>
    <w:rsid w:val="247E11AD"/>
    <w:rsid w:val="249463AE"/>
    <w:rsid w:val="24961153"/>
    <w:rsid w:val="24A21644"/>
    <w:rsid w:val="24A27F99"/>
    <w:rsid w:val="24A53DB7"/>
    <w:rsid w:val="24AF6FFC"/>
    <w:rsid w:val="24B76940"/>
    <w:rsid w:val="24BA0F26"/>
    <w:rsid w:val="24BD1357"/>
    <w:rsid w:val="24C14401"/>
    <w:rsid w:val="24CC1F97"/>
    <w:rsid w:val="24D020A6"/>
    <w:rsid w:val="24D707CE"/>
    <w:rsid w:val="24DF2CAE"/>
    <w:rsid w:val="24EE3FCB"/>
    <w:rsid w:val="24F10D17"/>
    <w:rsid w:val="24F543BC"/>
    <w:rsid w:val="25035456"/>
    <w:rsid w:val="250C18A9"/>
    <w:rsid w:val="25295FF0"/>
    <w:rsid w:val="25380FFC"/>
    <w:rsid w:val="25395AAC"/>
    <w:rsid w:val="253A7E1A"/>
    <w:rsid w:val="253B47B7"/>
    <w:rsid w:val="25513A13"/>
    <w:rsid w:val="255215B8"/>
    <w:rsid w:val="255C0FE2"/>
    <w:rsid w:val="255D7CDC"/>
    <w:rsid w:val="256D611D"/>
    <w:rsid w:val="257E23DA"/>
    <w:rsid w:val="25831F52"/>
    <w:rsid w:val="25926842"/>
    <w:rsid w:val="259A3B55"/>
    <w:rsid w:val="259D1D9A"/>
    <w:rsid w:val="259D1F9D"/>
    <w:rsid w:val="25A64BDF"/>
    <w:rsid w:val="25AB2E34"/>
    <w:rsid w:val="25AE02F9"/>
    <w:rsid w:val="25B02FC0"/>
    <w:rsid w:val="25B7535A"/>
    <w:rsid w:val="25B756E5"/>
    <w:rsid w:val="25C33C09"/>
    <w:rsid w:val="25C42F68"/>
    <w:rsid w:val="25C66C19"/>
    <w:rsid w:val="25D67EB8"/>
    <w:rsid w:val="25DF2A21"/>
    <w:rsid w:val="25E10C1E"/>
    <w:rsid w:val="25E637F7"/>
    <w:rsid w:val="25EA0EA8"/>
    <w:rsid w:val="25FC044C"/>
    <w:rsid w:val="26017FF3"/>
    <w:rsid w:val="260D7606"/>
    <w:rsid w:val="26107B52"/>
    <w:rsid w:val="26115662"/>
    <w:rsid w:val="26156384"/>
    <w:rsid w:val="261649B8"/>
    <w:rsid w:val="261658F2"/>
    <w:rsid w:val="2619352E"/>
    <w:rsid w:val="261C1509"/>
    <w:rsid w:val="26217B14"/>
    <w:rsid w:val="262D69D7"/>
    <w:rsid w:val="26302246"/>
    <w:rsid w:val="264333B2"/>
    <w:rsid w:val="26451DC3"/>
    <w:rsid w:val="264E3B85"/>
    <w:rsid w:val="26510ABF"/>
    <w:rsid w:val="2657369D"/>
    <w:rsid w:val="265F3DF8"/>
    <w:rsid w:val="265F533B"/>
    <w:rsid w:val="26623232"/>
    <w:rsid w:val="26627DA6"/>
    <w:rsid w:val="267A5899"/>
    <w:rsid w:val="267F047E"/>
    <w:rsid w:val="268C1C5F"/>
    <w:rsid w:val="2692333E"/>
    <w:rsid w:val="269A3FA1"/>
    <w:rsid w:val="26BC293F"/>
    <w:rsid w:val="26D0605A"/>
    <w:rsid w:val="26D06485"/>
    <w:rsid w:val="26EA182B"/>
    <w:rsid w:val="26EB12F0"/>
    <w:rsid w:val="26F26F58"/>
    <w:rsid w:val="270C2DC4"/>
    <w:rsid w:val="2714092A"/>
    <w:rsid w:val="27231FFD"/>
    <w:rsid w:val="272C5256"/>
    <w:rsid w:val="27325400"/>
    <w:rsid w:val="273656E0"/>
    <w:rsid w:val="27365B22"/>
    <w:rsid w:val="273A4659"/>
    <w:rsid w:val="273E0248"/>
    <w:rsid w:val="27414433"/>
    <w:rsid w:val="27434EF3"/>
    <w:rsid w:val="274C393F"/>
    <w:rsid w:val="274F0D2E"/>
    <w:rsid w:val="27532BF5"/>
    <w:rsid w:val="2754424A"/>
    <w:rsid w:val="2754641E"/>
    <w:rsid w:val="27557D06"/>
    <w:rsid w:val="27584AC3"/>
    <w:rsid w:val="275A40CA"/>
    <w:rsid w:val="27652888"/>
    <w:rsid w:val="276B2129"/>
    <w:rsid w:val="27783499"/>
    <w:rsid w:val="27851014"/>
    <w:rsid w:val="278B3178"/>
    <w:rsid w:val="27950591"/>
    <w:rsid w:val="27A9052F"/>
    <w:rsid w:val="27AD4AAD"/>
    <w:rsid w:val="27B26E5C"/>
    <w:rsid w:val="27BB7EB6"/>
    <w:rsid w:val="27BF7DAD"/>
    <w:rsid w:val="27C65F43"/>
    <w:rsid w:val="27C822A0"/>
    <w:rsid w:val="27C9149E"/>
    <w:rsid w:val="27CC4CF5"/>
    <w:rsid w:val="27CE068A"/>
    <w:rsid w:val="27CE4068"/>
    <w:rsid w:val="27D03C58"/>
    <w:rsid w:val="27D86A82"/>
    <w:rsid w:val="27DE51B3"/>
    <w:rsid w:val="27E13A18"/>
    <w:rsid w:val="27EB2E00"/>
    <w:rsid w:val="27F63112"/>
    <w:rsid w:val="27F72891"/>
    <w:rsid w:val="27F94167"/>
    <w:rsid w:val="27FE5261"/>
    <w:rsid w:val="280A4C8E"/>
    <w:rsid w:val="281C58E7"/>
    <w:rsid w:val="28202D3E"/>
    <w:rsid w:val="28255698"/>
    <w:rsid w:val="282F176F"/>
    <w:rsid w:val="2834211A"/>
    <w:rsid w:val="2839250F"/>
    <w:rsid w:val="283F0028"/>
    <w:rsid w:val="285110D6"/>
    <w:rsid w:val="28531363"/>
    <w:rsid w:val="28546203"/>
    <w:rsid w:val="2854712C"/>
    <w:rsid w:val="285A38DD"/>
    <w:rsid w:val="285F5832"/>
    <w:rsid w:val="2861750B"/>
    <w:rsid w:val="28621567"/>
    <w:rsid w:val="286F5DE5"/>
    <w:rsid w:val="28706875"/>
    <w:rsid w:val="287121FB"/>
    <w:rsid w:val="2879347B"/>
    <w:rsid w:val="287D5286"/>
    <w:rsid w:val="287E0A4B"/>
    <w:rsid w:val="288A6816"/>
    <w:rsid w:val="288E2410"/>
    <w:rsid w:val="289B51B5"/>
    <w:rsid w:val="289C76A8"/>
    <w:rsid w:val="289F1E56"/>
    <w:rsid w:val="28A44D2C"/>
    <w:rsid w:val="28B27007"/>
    <w:rsid w:val="28B5260B"/>
    <w:rsid w:val="28B737F1"/>
    <w:rsid w:val="28B7686D"/>
    <w:rsid w:val="28BE191A"/>
    <w:rsid w:val="28C055E6"/>
    <w:rsid w:val="28D1742A"/>
    <w:rsid w:val="28D31752"/>
    <w:rsid w:val="28D37E10"/>
    <w:rsid w:val="28D87CBD"/>
    <w:rsid w:val="28DB2362"/>
    <w:rsid w:val="28DF2DE2"/>
    <w:rsid w:val="28E0290F"/>
    <w:rsid w:val="28E73B14"/>
    <w:rsid w:val="28E85E50"/>
    <w:rsid w:val="28FA2115"/>
    <w:rsid w:val="28FD0596"/>
    <w:rsid w:val="28FE69BD"/>
    <w:rsid w:val="29024441"/>
    <w:rsid w:val="29106D12"/>
    <w:rsid w:val="291219E1"/>
    <w:rsid w:val="29154C2F"/>
    <w:rsid w:val="2922200C"/>
    <w:rsid w:val="293552B2"/>
    <w:rsid w:val="29430F4E"/>
    <w:rsid w:val="294500E8"/>
    <w:rsid w:val="29491F55"/>
    <w:rsid w:val="295F0907"/>
    <w:rsid w:val="296865DF"/>
    <w:rsid w:val="296A64C5"/>
    <w:rsid w:val="296B2CF1"/>
    <w:rsid w:val="2973379B"/>
    <w:rsid w:val="297901C1"/>
    <w:rsid w:val="29875444"/>
    <w:rsid w:val="29877267"/>
    <w:rsid w:val="298B1F52"/>
    <w:rsid w:val="299024F0"/>
    <w:rsid w:val="29974A78"/>
    <w:rsid w:val="29975821"/>
    <w:rsid w:val="29997256"/>
    <w:rsid w:val="29A626A8"/>
    <w:rsid w:val="29AB3FDA"/>
    <w:rsid w:val="29B05D9A"/>
    <w:rsid w:val="29B7691A"/>
    <w:rsid w:val="29C77E20"/>
    <w:rsid w:val="29DB6E45"/>
    <w:rsid w:val="29ED3086"/>
    <w:rsid w:val="29F53288"/>
    <w:rsid w:val="29F93C53"/>
    <w:rsid w:val="2A22249C"/>
    <w:rsid w:val="2A322FA9"/>
    <w:rsid w:val="2A450660"/>
    <w:rsid w:val="2A4B730D"/>
    <w:rsid w:val="2A544FF2"/>
    <w:rsid w:val="2A696F04"/>
    <w:rsid w:val="2A6F6004"/>
    <w:rsid w:val="2A7829A2"/>
    <w:rsid w:val="2A811F04"/>
    <w:rsid w:val="2A847D1D"/>
    <w:rsid w:val="2A932AFA"/>
    <w:rsid w:val="2A9A733E"/>
    <w:rsid w:val="2A9C30B9"/>
    <w:rsid w:val="2AA40798"/>
    <w:rsid w:val="2AB42775"/>
    <w:rsid w:val="2AB76F3F"/>
    <w:rsid w:val="2ABB44D3"/>
    <w:rsid w:val="2ABB636F"/>
    <w:rsid w:val="2AC45B60"/>
    <w:rsid w:val="2AC561F4"/>
    <w:rsid w:val="2ACC28B9"/>
    <w:rsid w:val="2ACE09FD"/>
    <w:rsid w:val="2AD97CC0"/>
    <w:rsid w:val="2AE440CB"/>
    <w:rsid w:val="2AED364D"/>
    <w:rsid w:val="2AF23232"/>
    <w:rsid w:val="2AF25A60"/>
    <w:rsid w:val="2AF82BAE"/>
    <w:rsid w:val="2AFF2AF2"/>
    <w:rsid w:val="2B11272F"/>
    <w:rsid w:val="2B1B35B6"/>
    <w:rsid w:val="2B1B3BDF"/>
    <w:rsid w:val="2B1B66B5"/>
    <w:rsid w:val="2B1E1AA8"/>
    <w:rsid w:val="2B24555C"/>
    <w:rsid w:val="2B274405"/>
    <w:rsid w:val="2B2D2C23"/>
    <w:rsid w:val="2B2F6AD3"/>
    <w:rsid w:val="2B3630FA"/>
    <w:rsid w:val="2B427C4F"/>
    <w:rsid w:val="2B4718B8"/>
    <w:rsid w:val="2B491F0E"/>
    <w:rsid w:val="2B4C243C"/>
    <w:rsid w:val="2B4D7FEB"/>
    <w:rsid w:val="2B512998"/>
    <w:rsid w:val="2B536D72"/>
    <w:rsid w:val="2B5533A1"/>
    <w:rsid w:val="2B5B71FB"/>
    <w:rsid w:val="2B675307"/>
    <w:rsid w:val="2B6D7530"/>
    <w:rsid w:val="2B7B6F43"/>
    <w:rsid w:val="2B8C31AA"/>
    <w:rsid w:val="2B930417"/>
    <w:rsid w:val="2BA331D0"/>
    <w:rsid w:val="2BBE4379"/>
    <w:rsid w:val="2BBF68C5"/>
    <w:rsid w:val="2BC45DE0"/>
    <w:rsid w:val="2BD72A2F"/>
    <w:rsid w:val="2BEF142F"/>
    <w:rsid w:val="2BF240C9"/>
    <w:rsid w:val="2BF337EE"/>
    <w:rsid w:val="2BF677C1"/>
    <w:rsid w:val="2C043811"/>
    <w:rsid w:val="2C080F10"/>
    <w:rsid w:val="2C087002"/>
    <w:rsid w:val="2C0A013E"/>
    <w:rsid w:val="2C101A1E"/>
    <w:rsid w:val="2C2041CA"/>
    <w:rsid w:val="2C205300"/>
    <w:rsid w:val="2C246F85"/>
    <w:rsid w:val="2C2D1CF9"/>
    <w:rsid w:val="2C6941F4"/>
    <w:rsid w:val="2C6A0E01"/>
    <w:rsid w:val="2C6A3F78"/>
    <w:rsid w:val="2C7130FB"/>
    <w:rsid w:val="2C7278E5"/>
    <w:rsid w:val="2C733EE5"/>
    <w:rsid w:val="2C742B0B"/>
    <w:rsid w:val="2C74734C"/>
    <w:rsid w:val="2C801633"/>
    <w:rsid w:val="2C823D92"/>
    <w:rsid w:val="2C871669"/>
    <w:rsid w:val="2C876021"/>
    <w:rsid w:val="2C8B484A"/>
    <w:rsid w:val="2C8C13DC"/>
    <w:rsid w:val="2C9921DB"/>
    <w:rsid w:val="2C99282D"/>
    <w:rsid w:val="2C9F21D5"/>
    <w:rsid w:val="2CAD51B5"/>
    <w:rsid w:val="2CC025DD"/>
    <w:rsid w:val="2CCA1578"/>
    <w:rsid w:val="2CD04AC3"/>
    <w:rsid w:val="2CDA62FB"/>
    <w:rsid w:val="2CE1553B"/>
    <w:rsid w:val="2CE52EEC"/>
    <w:rsid w:val="2CEA563C"/>
    <w:rsid w:val="2CED7CFB"/>
    <w:rsid w:val="2CF930B4"/>
    <w:rsid w:val="2D037DDB"/>
    <w:rsid w:val="2D0F6134"/>
    <w:rsid w:val="2D197A6C"/>
    <w:rsid w:val="2D1B6F5C"/>
    <w:rsid w:val="2D2342B5"/>
    <w:rsid w:val="2D2D1FCF"/>
    <w:rsid w:val="2D337D16"/>
    <w:rsid w:val="2D5836BB"/>
    <w:rsid w:val="2D5961E9"/>
    <w:rsid w:val="2D5B5898"/>
    <w:rsid w:val="2D6212B9"/>
    <w:rsid w:val="2D762328"/>
    <w:rsid w:val="2D7646A9"/>
    <w:rsid w:val="2D791F0A"/>
    <w:rsid w:val="2D7A1034"/>
    <w:rsid w:val="2D7E16F9"/>
    <w:rsid w:val="2D8234C8"/>
    <w:rsid w:val="2D87088B"/>
    <w:rsid w:val="2D877273"/>
    <w:rsid w:val="2D914AEC"/>
    <w:rsid w:val="2D931FF3"/>
    <w:rsid w:val="2D946088"/>
    <w:rsid w:val="2D9F0E80"/>
    <w:rsid w:val="2DB73369"/>
    <w:rsid w:val="2DBA0B02"/>
    <w:rsid w:val="2DBE3891"/>
    <w:rsid w:val="2DC57202"/>
    <w:rsid w:val="2DC610AF"/>
    <w:rsid w:val="2DC72801"/>
    <w:rsid w:val="2DCA638D"/>
    <w:rsid w:val="2DCE74AD"/>
    <w:rsid w:val="2DD31EBF"/>
    <w:rsid w:val="2DDA6D5C"/>
    <w:rsid w:val="2DE10445"/>
    <w:rsid w:val="2DE11BC7"/>
    <w:rsid w:val="2DE9547B"/>
    <w:rsid w:val="2DF03DF6"/>
    <w:rsid w:val="2DF07A26"/>
    <w:rsid w:val="2DF31F17"/>
    <w:rsid w:val="2DF93AD8"/>
    <w:rsid w:val="2DFA09C5"/>
    <w:rsid w:val="2DFC7DC9"/>
    <w:rsid w:val="2E127C14"/>
    <w:rsid w:val="2E1C7400"/>
    <w:rsid w:val="2E2664EF"/>
    <w:rsid w:val="2E2A033C"/>
    <w:rsid w:val="2E332A79"/>
    <w:rsid w:val="2E3378B7"/>
    <w:rsid w:val="2E387D9F"/>
    <w:rsid w:val="2E4F7C0B"/>
    <w:rsid w:val="2E5D21FC"/>
    <w:rsid w:val="2E5F6FE2"/>
    <w:rsid w:val="2E62283A"/>
    <w:rsid w:val="2E6A5706"/>
    <w:rsid w:val="2E707CD5"/>
    <w:rsid w:val="2E781725"/>
    <w:rsid w:val="2E851D62"/>
    <w:rsid w:val="2E8F35D0"/>
    <w:rsid w:val="2E950D20"/>
    <w:rsid w:val="2EA0763F"/>
    <w:rsid w:val="2EA86499"/>
    <w:rsid w:val="2EAB6C58"/>
    <w:rsid w:val="2EBE2A5F"/>
    <w:rsid w:val="2EDA2EA9"/>
    <w:rsid w:val="2EDC7424"/>
    <w:rsid w:val="2EDE0D78"/>
    <w:rsid w:val="2EE06734"/>
    <w:rsid w:val="2EE123D2"/>
    <w:rsid w:val="2EE83E56"/>
    <w:rsid w:val="2EEB5FA3"/>
    <w:rsid w:val="2EED5CE5"/>
    <w:rsid w:val="2EEF1B21"/>
    <w:rsid w:val="2EF661CE"/>
    <w:rsid w:val="2EF77C99"/>
    <w:rsid w:val="2EFA454E"/>
    <w:rsid w:val="2EFB4564"/>
    <w:rsid w:val="2EFD2DCC"/>
    <w:rsid w:val="2EFF7169"/>
    <w:rsid w:val="2F050516"/>
    <w:rsid w:val="2F1C0BC7"/>
    <w:rsid w:val="2F27081C"/>
    <w:rsid w:val="2F2D07EB"/>
    <w:rsid w:val="2F443F8C"/>
    <w:rsid w:val="2F444F76"/>
    <w:rsid w:val="2F4479A4"/>
    <w:rsid w:val="2F493C21"/>
    <w:rsid w:val="2F4975C5"/>
    <w:rsid w:val="2F521EB1"/>
    <w:rsid w:val="2F5B5B87"/>
    <w:rsid w:val="2F5E162E"/>
    <w:rsid w:val="2F622742"/>
    <w:rsid w:val="2F677076"/>
    <w:rsid w:val="2F6C4A12"/>
    <w:rsid w:val="2F775EC5"/>
    <w:rsid w:val="2F7F7B40"/>
    <w:rsid w:val="2F820F2E"/>
    <w:rsid w:val="2F8A6959"/>
    <w:rsid w:val="2F8F4D9E"/>
    <w:rsid w:val="2F921691"/>
    <w:rsid w:val="2F9C436E"/>
    <w:rsid w:val="2F9D02B9"/>
    <w:rsid w:val="2FC87D57"/>
    <w:rsid w:val="2FCD55C4"/>
    <w:rsid w:val="2FCE3B72"/>
    <w:rsid w:val="2FCF499C"/>
    <w:rsid w:val="2FE368D8"/>
    <w:rsid w:val="2FF30BAC"/>
    <w:rsid w:val="2FFD52B5"/>
    <w:rsid w:val="30126EAF"/>
    <w:rsid w:val="30164AB1"/>
    <w:rsid w:val="301A4805"/>
    <w:rsid w:val="301F1138"/>
    <w:rsid w:val="302903A0"/>
    <w:rsid w:val="302F0FCE"/>
    <w:rsid w:val="3033163D"/>
    <w:rsid w:val="3036743A"/>
    <w:rsid w:val="30377F79"/>
    <w:rsid w:val="30383B05"/>
    <w:rsid w:val="303861A4"/>
    <w:rsid w:val="303A4CF1"/>
    <w:rsid w:val="30475626"/>
    <w:rsid w:val="30585A3C"/>
    <w:rsid w:val="305F7FD9"/>
    <w:rsid w:val="30645A71"/>
    <w:rsid w:val="30720789"/>
    <w:rsid w:val="308028B5"/>
    <w:rsid w:val="308822B5"/>
    <w:rsid w:val="3097669D"/>
    <w:rsid w:val="309B2A39"/>
    <w:rsid w:val="30A12CC6"/>
    <w:rsid w:val="30A16CDC"/>
    <w:rsid w:val="30A6181D"/>
    <w:rsid w:val="30B67408"/>
    <w:rsid w:val="30BB73C4"/>
    <w:rsid w:val="30C00EE5"/>
    <w:rsid w:val="30DC31EF"/>
    <w:rsid w:val="30DC7153"/>
    <w:rsid w:val="30DC7B04"/>
    <w:rsid w:val="30DD3AF7"/>
    <w:rsid w:val="30E3144A"/>
    <w:rsid w:val="30E75F4D"/>
    <w:rsid w:val="30F310DC"/>
    <w:rsid w:val="3102426E"/>
    <w:rsid w:val="31056D74"/>
    <w:rsid w:val="311A2802"/>
    <w:rsid w:val="312C2413"/>
    <w:rsid w:val="3131118D"/>
    <w:rsid w:val="31332561"/>
    <w:rsid w:val="31343C76"/>
    <w:rsid w:val="31394591"/>
    <w:rsid w:val="313F775C"/>
    <w:rsid w:val="314773A1"/>
    <w:rsid w:val="315E63AA"/>
    <w:rsid w:val="3168093E"/>
    <w:rsid w:val="31790F6E"/>
    <w:rsid w:val="3183591D"/>
    <w:rsid w:val="319667D9"/>
    <w:rsid w:val="319C15A3"/>
    <w:rsid w:val="319C4B63"/>
    <w:rsid w:val="319C6A76"/>
    <w:rsid w:val="31A63DB0"/>
    <w:rsid w:val="31AB5B8F"/>
    <w:rsid w:val="31BD5099"/>
    <w:rsid w:val="31C1149B"/>
    <w:rsid w:val="31C620C5"/>
    <w:rsid w:val="31CE6D93"/>
    <w:rsid w:val="31D50673"/>
    <w:rsid w:val="31D77EE3"/>
    <w:rsid w:val="31EB3AE6"/>
    <w:rsid w:val="31EE7E9A"/>
    <w:rsid w:val="31F3719C"/>
    <w:rsid w:val="320D3C4D"/>
    <w:rsid w:val="3212720F"/>
    <w:rsid w:val="32151C84"/>
    <w:rsid w:val="321A545B"/>
    <w:rsid w:val="322576EF"/>
    <w:rsid w:val="322A74F1"/>
    <w:rsid w:val="32307596"/>
    <w:rsid w:val="323B1098"/>
    <w:rsid w:val="324179D3"/>
    <w:rsid w:val="325B6FBC"/>
    <w:rsid w:val="325D23A1"/>
    <w:rsid w:val="32642469"/>
    <w:rsid w:val="32697513"/>
    <w:rsid w:val="326B2458"/>
    <w:rsid w:val="3280580B"/>
    <w:rsid w:val="32842CD4"/>
    <w:rsid w:val="328A7D6E"/>
    <w:rsid w:val="32975ECC"/>
    <w:rsid w:val="329A6FBE"/>
    <w:rsid w:val="32A34274"/>
    <w:rsid w:val="32A42DF7"/>
    <w:rsid w:val="32A62599"/>
    <w:rsid w:val="32AE30E8"/>
    <w:rsid w:val="32AE6D4C"/>
    <w:rsid w:val="32C34DAD"/>
    <w:rsid w:val="32C7777A"/>
    <w:rsid w:val="32D37831"/>
    <w:rsid w:val="32DB7DEE"/>
    <w:rsid w:val="32DC7586"/>
    <w:rsid w:val="32DE5DB3"/>
    <w:rsid w:val="32E70843"/>
    <w:rsid w:val="32F4170E"/>
    <w:rsid w:val="32FC7E82"/>
    <w:rsid w:val="33124959"/>
    <w:rsid w:val="33130DCF"/>
    <w:rsid w:val="331B2B63"/>
    <w:rsid w:val="331B6691"/>
    <w:rsid w:val="33226906"/>
    <w:rsid w:val="333A74F4"/>
    <w:rsid w:val="3340318C"/>
    <w:rsid w:val="33423C85"/>
    <w:rsid w:val="334447D4"/>
    <w:rsid w:val="334735AF"/>
    <w:rsid w:val="334D6B84"/>
    <w:rsid w:val="335466D9"/>
    <w:rsid w:val="3365611B"/>
    <w:rsid w:val="33675EC7"/>
    <w:rsid w:val="336E530A"/>
    <w:rsid w:val="337300A5"/>
    <w:rsid w:val="33740094"/>
    <w:rsid w:val="337D34EC"/>
    <w:rsid w:val="337D47E3"/>
    <w:rsid w:val="337F65A8"/>
    <w:rsid w:val="338C2829"/>
    <w:rsid w:val="338E68BF"/>
    <w:rsid w:val="33913D13"/>
    <w:rsid w:val="339154BB"/>
    <w:rsid w:val="339851AF"/>
    <w:rsid w:val="339C0619"/>
    <w:rsid w:val="33A61000"/>
    <w:rsid w:val="33A70835"/>
    <w:rsid w:val="33A811EF"/>
    <w:rsid w:val="33AA484A"/>
    <w:rsid w:val="33B80851"/>
    <w:rsid w:val="33B957E4"/>
    <w:rsid w:val="33BD48DB"/>
    <w:rsid w:val="33CF766F"/>
    <w:rsid w:val="33D35481"/>
    <w:rsid w:val="33D60490"/>
    <w:rsid w:val="33E10843"/>
    <w:rsid w:val="33E1206E"/>
    <w:rsid w:val="33E51B5F"/>
    <w:rsid w:val="33F2718B"/>
    <w:rsid w:val="33F71663"/>
    <w:rsid w:val="33FF2A69"/>
    <w:rsid w:val="340378B0"/>
    <w:rsid w:val="341277EA"/>
    <w:rsid w:val="343752DB"/>
    <w:rsid w:val="343E3F05"/>
    <w:rsid w:val="34454441"/>
    <w:rsid w:val="34487549"/>
    <w:rsid w:val="34583831"/>
    <w:rsid w:val="34647FD5"/>
    <w:rsid w:val="3466209D"/>
    <w:rsid w:val="346E38B6"/>
    <w:rsid w:val="347A5F83"/>
    <w:rsid w:val="347B6602"/>
    <w:rsid w:val="347F6C17"/>
    <w:rsid w:val="348A67F2"/>
    <w:rsid w:val="348E33AC"/>
    <w:rsid w:val="349D6193"/>
    <w:rsid w:val="34A447A0"/>
    <w:rsid w:val="34A576E2"/>
    <w:rsid w:val="34A72ED0"/>
    <w:rsid w:val="34AD0146"/>
    <w:rsid w:val="34B50EB1"/>
    <w:rsid w:val="34B878A0"/>
    <w:rsid w:val="34BF7382"/>
    <w:rsid w:val="34C0097B"/>
    <w:rsid w:val="34C718C9"/>
    <w:rsid w:val="34C818BC"/>
    <w:rsid w:val="34CD6318"/>
    <w:rsid w:val="34D55F0A"/>
    <w:rsid w:val="34D97FA5"/>
    <w:rsid w:val="34DA6803"/>
    <w:rsid w:val="34DD0E41"/>
    <w:rsid w:val="34DD32A5"/>
    <w:rsid w:val="34E12D1B"/>
    <w:rsid w:val="34E55B7D"/>
    <w:rsid w:val="34E645AC"/>
    <w:rsid w:val="34E742B9"/>
    <w:rsid w:val="34EA0EAD"/>
    <w:rsid w:val="34EC41E9"/>
    <w:rsid w:val="34F23AA7"/>
    <w:rsid w:val="34F57308"/>
    <w:rsid w:val="34F94A0B"/>
    <w:rsid w:val="34F97E73"/>
    <w:rsid w:val="350B2077"/>
    <w:rsid w:val="352773BC"/>
    <w:rsid w:val="35330BEC"/>
    <w:rsid w:val="35344B2A"/>
    <w:rsid w:val="353802C8"/>
    <w:rsid w:val="3544691B"/>
    <w:rsid w:val="35497385"/>
    <w:rsid w:val="354B53F0"/>
    <w:rsid w:val="354E6B06"/>
    <w:rsid w:val="354E6D85"/>
    <w:rsid w:val="3550674F"/>
    <w:rsid w:val="35530834"/>
    <w:rsid w:val="355434EA"/>
    <w:rsid w:val="355C28F3"/>
    <w:rsid w:val="355F5D2A"/>
    <w:rsid w:val="35612093"/>
    <w:rsid w:val="35680608"/>
    <w:rsid w:val="357D1FC2"/>
    <w:rsid w:val="35855409"/>
    <w:rsid w:val="35867072"/>
    <w:rsid w:val="35930261"/>
    <w:rsid w:val="35930753"/>
    <w:rsid w:val="35971C13"/>
    <w:rsid w:val="359E38E1"/>
    <w:rsid w:val="35A30381"/>
    <w:rsid w:val="35A51926"/>
    <w:rsid w:val="35A57B8C"/>
    <w:rsid w:val="35A74DBB"/>
    <w:rsid w:val="35BB2273"/>
    <w:rsid w:val="35CB37C2"/>
    <w:rsid w:val="35CE3FF8"/>
    <w:rsid w:val="35D0077F"/>
    <w:rsid w:val="35DD7182"/>
    <w:rsid w:val="35EB32F6"/>
    <w:rsid w:val="35F80651"/>
    <w:rsid w:val="35FD0D19"/>
    <w:rsid w:val="36020AA6"/>
    <w:rsid w:val="360C318A"/>
    <w:rsid w:val="36107FFF"/>
    <w:rsid w:val="36221D44"/>
    <w:rsid w:val="362731E9"/>
    <w:rsid w:val="362C54CD"/>
    <w:rsid w:val="36306DDB"/>
    <w:rsid w:val="364D0132"/>
    <w:rsid w:val="365B69DC"/>
    <w:rsid w:val="365F2840"/>
    <w:rsid w:val="366579BD"/>
    <w:rsid w:val="36670952"/>
    <w:rsid w:val="366946F9"/>
    <w:rsid w:val="366A584F"/>
    <w:rsid w:val="367B3C1C"/>
    <w:rsid w:val="367B508E"/>
    <w:rsid w:val="367B68B0"/>
    <w:rsid w:val="3683146A"/>
    <w:rsid w:val="368C4A0B"/>
    <w:rsid w:val="369B7771"/>
    <w:rsid w:val="369F154E"/>
    <w:rsid w:val="36A14B9C"/>
    <w:rsid w:val="36A22207"/>
    <w:rsid w:val="36A5134E"/>
    <w:rsid w:val="36AE214D"/>
    <w:rsid w:val="36C31F43"/>
    <w:rsid w:val="36C3683D"/>
    <w:rsid w:val="36C6118F"/>
    <w:rsid w:val="36C61F21"/>
    <w:rsid w:val="36CB1A8F"/>
    <w:rsid w:val="36CC4ACE"/>
    <w:rsid w:val="36DC5843"/>
    <w:rsid w:val="36E128E4"/>
    <w:rsid w:val="36E87B5A"/>
    <w:rsid w:val="36EE45C3"/>
    <w:rsid w:val="36FC655C"/>
    <w:rsid w:val="370B1597"/>
    <w:rsid w:val="370D76E8"/>
    <w:rsid w:val="370F0412"/>
    <w:rsid w:val="3710708E"/>
    <w:rsid w:val="3717557E"/>
    <w:rsid w:val="372C6659"/>
    <w:rsid w:val="372F1783"/>
    <w:rsid w:val="37316ED0"/>
    <w:rsid w:val="37323CCC"/>
    <w:rsid w:val="37330B2D"/>
    <w:rsid w:val="374308CF"/>
    <w:rsid w:val="374A1165"/>
    <w:rsid w:val="374F1766"/>
    <w:rsid w:val="374F4641"/>
    <w:rsid w:val="3758233C"/>
    <w:rsid w:val="3759637D"/>
    <w:rsid w:val="375A0E11"/>
    <w:rsid w:val="375A1400"/>
    <w:rsid w:val="37612E17"/>
    <w:rsid w:val="378948C4"/>
    <w:rsid w:val="378C375F"/>
    <w:rsid w:val="37923321"/>
    <w:rsid w:val="379472AB"/>
    <w:rsid w:val="37984F13"/>
    <w:rsid w:val="379A5CDB"/>
    <w:rsid w:val="37AD233F"/>
    <w:rsid w:val="37AE3357"/>
    <w:rsid w:val="37B248D6"/>
    <w:rsid w:val="37B57E87"/>
    <w:rsid w:val="37BD0145"/>
    <w:rsid w:val="37BE665F"/>
    <w:rsid w:val="37C0315B"/>
    <w:rsid w:val="37CA4964"/>
    <w:rsid w:val="37D0077B"/>
    <w:rsid w:val="37D87CFF"/>
    <w:rsid w:val="37DD3965"/>
    <w:rsid w:val="37E41056"/>
    <w:rsid w:val="37F32BA4"/>
    <w:rsid w:val="37FD0A48"/>
    <w:rsid w:val="3813599F"/>
    <w:rsid w:val="38185E80"/>
    <w:rsid w:val="381C426B"/>
    <w:rsid w:val="383356D8"/>
    <w:rsid w:val="384225E4"/>
    <w:rsid w:val="384E09F6"/>
    <w:rsid w:val="384E3E2E"/>
    <w:rsid w:val="3856720B"/>
    <w:rsid w:val="385C2E66"/>
    <w:rsid w:val="38690FFA"/>
    <w:rsid w:val="38692A93"/>
    <w:rsid w:val="38734429"/>
    <w:rsid w:val="387B4F20"/>
    <w:rsid w:val="387F0E12"/>
    <w:rsid w:val="38960DB1"/>
    <w:rsid w:val="38995E04"/>
    <w:rsid w:val="38A90622"/>
    <w:rsid w:val="38AC433E"/>
    <w:rsid w:val="38B3275A"/>
    <w:rsid w:val="38B34E15"/>
    <w:rsid w:val="38C35C89"/>
    <w:rsid w:val="38C44855"/>
    <w:rsid w:val="38C56B40"/>
    <w:rsid w:val="38CC26B6"/>
    <w:rsid w:val="38D52B00"/>
    <w:rsid w:val="38DF023B"/>
    <w:rsid w:val="38E01989"/>
    <w:rsid w:val="38F13592"/>
    <w:rsid w:val="38F17EE1"/>
    <w:rsid w:val="38F21C97"/>
    <w:rsid w:val="38F73E50"/>
    <w:rsid w:val="3901163B"/>
    <w:rsid w:val="39026E07"/>
    <w:rsid w:val="390622CD"/>
    <w:rsid w:val="39076B58"/>
    <w:rsid w:val="390B544F"/>
    <w:rsid w:val="391122D3"/>
    <w:rsid w:val="39120EAB"/>
    <w:rsid w:val="39131A24"/>
    <w:rsid w:val="39172BC4"/>
    <w:rsid w:val="391775E4"/>
    <w:rsid w:val="39196974"/>
    <w:rsid w:val="39197AFF"/>
    <w:rsid w:val="39222CDA"/>
    <w:rsid w:val="3926774C"/>
    <w:rsid w:val="392F7EA9"/>
    <w:rsid w:val="39321333"/>
    <w:rsid w:val="394C7B16"/>
    <w:rsid w:val="3951109B"/>
    <w:rsid w:val="395B4485"/>
    <w:rsid w:val="396244D6"/>
    <w:rsid w:val="39663BD3"/>
    <w:rsid w:val="396B47CE"/>
    <w:rsid w:val="396C2744"/>
    <w:rsid w:val="39846FE0"/>
    <w:rsid w:val="398957D9"/>
    <w:rsid w:val="398B4DBB"/>
    <w:rsid w:val="398C0B1E"/>
    <w:rsid w:val="39904A09"/>
    <w:rsid w:val="39943252"/>
    <w:rsid w:val="39965C13"/>
    <w:rsid w:val="399B3711"/>
    <w:rsid w:val="39A57685"/>
    <w:rsid w:val="39A92746"/>
    <w:rsid w:val="39AE580B"/>
    <w:rsid w:val="39B25D24"/>
    <w:rsid w:val="39B37889"/>
    <w:rsid w:val="39B5645A"/>
    <w:rsid w:val="39C70CAC"/>
    <w:rsid w:val="39CD453D"/>
    <w:rsid w:val="39CE58F7"/>
    <w:rsid w:val="39D90509"/>
    <w:rsid w:val="39DE49B6"/>
    <w:rsid w:val="39F56D00"/>
    <w:rsid w:val="39F728FF"/>
    <w:rsid w:val="39FE00BA"/>
    <w:rsid w:val="3A1054DA"/>
    <w:rsid w:val="3A1509C6"/>
    <w:rsid w:val="3A1D45CF"/>
    <w:rsid w:val="3A253A31"/>
    <w:rsid w:val="3A3172B2"/>
    <w:rsid w:val="3A3F1FA6"/>
    <w:rsid w:val="3A3F2267"/>
    <w:rsid w:val="3A405DAA"/>
    <w:rsid w:val="3A482432"/>
    <w:rsid w:val="3A4F19DC"/>
    <w:rsid w:val="3A520A99"/>
    <w:rsid w:val="3A540723"/>
    <w:rsid w:val="3A5E4A79"/>
    <w:rsid w:val="3A792CD5"/>
    <w:rsid w:val="3A8404F3"/>
    <w:rsid w:val="3A9D4776"/>
    <w:rsid w:val="3AA04502"/>
    <w:rsid w:val="3AA8125D"/>
    <w:rsid w:val="3AA83AF8"/>
    <w:rsid w:val="3AB116CF"/>
    <w:rsid w:val="3ACD3B0F"/>
    <w:rsid w:val="3ACE15BD"/>
    <w:rsid w:val="3AD30F14"/>
    <w:rsid w:val="3AEA6266"/>
    <w:rsid w:val="3AED74BA"/>
    <w:rsid w:val="3AF94260"/>
    <w:rsid w:val="3B065EA4"/>
    <w:rsid w:val="3B074520"/>
    <w:rsid w:val="3B08694B"/>
    <w:rsid w:val="3B0A5F8E"/>
    <w:rsid w:val="3B0E65C6"/>
    <w:rsid w:val="3B160C14"/>
    <w:rsid w:val="3B292C48"/>
    <w:rsid w:val="3B297FD7"/>
    <w:rsid w:val="3B3665F6"/>
    <w:rsid w:val="3B4A5BB2"/>
    <w:rsid w:val="3B57042D"/>
    <w:rsid w:val="3B5F66D8"/>
    <w:rsid w:val="3B623B17"/>
    <w:rsid w:val="3B654C07"/>
    <w:rsid w:val="3B676625"/>
    <w:rsid w:val="3B700318"/>
    <w:rsid w:val="3B7F7523"/>
    <w:rsid w:val="3B8849E9"/>
    <w:rsid w:val="3B8B3BAD"/>
    <w:rsid w:val="3B9F0105"/>
    <w:rsid w:val="3B9F35EC"/>
    <w:rsid w:val="3BA775B4"/>
    <w:rsid w:val="3BAE0F64"/>
    <w:rsid w:val="3BAF0B83"/>
    <w:rsid w:val="3BB86481"/>
    <w:rsid w:val="3BBA02A6"/>
    <w:rsid w:val="3BBB75A6"/>
    <w:rsid w:val="3BC54D37"/>
    <w:rsid w:val="3BC97F90"/>
    <w:rsid w:val="3BD754DE"/>
    <w:rsid w:val="3BE745E9"/>
    <w:rsid w:val="3BE802B1"/>
    <w:rsid w:val="3BEB0739"/>
    <w:rsid w:val="3BED6749"/>
    <w:rsid w:val="3BF8313B"/>
    <w:rsid w:val="3BFB15F9"/>
    <w:rsid w:val="3BFC42AF"/>
    <w:rsid w:val="3C004DA1"/>
    <w:rsid w:val="3C084735"/>
    <w:rsid w:val="3C127B68"/>
    <w:rsid w:val="3C16081A"/>
    <w:rsid w:val="3C2713D6"/>
    <w:rsid w:val="3C286364"/>
    <w:rsid w:val="3C301E3B"/>
    <w:rsid w:val="3C3B2282"/>
    <w:rsid w:val="3C422E92"/>
    <w:rsid w:val="3C4B6BD3"/>
    <w:rsid w:val="3C4D1653"/>
    <w:rsid w:val="3C4F08F9"/>
    <w:rsid w:val="3C595D93"/>
    <w:rsid w:val="3C651255"/>
    <w:rsid w:val="3C773168"/>
    <w:rsid w:val="3C7747E0"/>
    <w:rsid w:val="3C7949CA"/>
    <w:rsid w:val="3C796BBB"/>
    <w:rsid w:val="3C880E55"/>
    <w:rsid w:val="3C963712"/>
    <w:rsid w:val="3C9B6936"/>
    <w:rsid w:val="3C9E6827"/>
    <w:rsid w:val="3C9F434D"/>
    <w:rsid w:val="3CA65CAD"/>
    <w:rsid w:val="3CA83B36"/>
    <w:rsid w:val="3CAD403C"/>
    <w:rsid w:val="3CB71CFA"/>
    <w:rsid w:val="3CB90FCF"/>
    <w:rsid w:val="3CBF654C"/>
    <w:rsid w:val="3CC41C9C"/>
    <w:rsid w:val="3CC71250"/>
    <w:rsid w:val="3CCD7C99"/>
    <w:rsid w:val="3CD23A51"/>
    <w:rsid w:val="3CD3173F"/>
    <w:rsid w:val="3CD3205C"/>
    <w:rsid w:val="3CD5680A"/>
    <w:rsid w:val="3CDA0D11"/>
    <w:rsid w:val="3CDD7A79"/>
    <w:rsid w:val="3CE6486E"/>
    <w:rsid w:val="3CF213C2"/>
    <w:rsid w:val="3D0C08D1"/>
    <w:rsid w:val="3D1419B5"/>
    <w:rsid w:val="3D200C26"/>
    <w:rsid w:val="3D2D0A87"/>
    <w:rsid w:val="3D386CBE"/>
    <w:rsid w:val="3D3D6144"/>
    <w:rsid w:val="3D4A051A"/>
    <w:rsid w:val="3D4D285A"/>
    <w:rsid w:val="3D4D3A52"/>
    <w:rsid w:val="3D4E4A16"/>
    <w:rsid w:val="3D511246"/>
    <w:rsid w:val="3D553BB1"/>
    <w:rsid w:val="3D5925EC"/>
    <w:rsid w:val="3D5C6A94"/>
    <w:rsid w:val="3D671F1C"/>
    <w:rsid w:val="3D7322E8"/>
    <w:rsid w:val="3D8832D1"/>
    <w:rsid w:val="3D963732"/>
    <w:rsid w:val="3D973AA2"/>
    <w:rsid w:val="3D98080B"/>
    <w:rsid w:val="3D997747"/>
    <w:rsid w:val="3DA27C25"/>
    <w:rsid w:val="3DAB22C9"/>
    <w:rsid w:val="3DAE1E81"/>
    <w:rsid w:val="3DB61DE6"/>
    <w:rsid w:val="3DBE30AA"/>
    <w:rsid w:val="3DC207C2"/>
    <w:rsid w:val="3DC520DA"/>
    <w:rsid w:val="3DCB2851"/>
    <w:rsid w:val="3DD771CF"/>
    <w:rsid w:val="3DD913B0"/>
    <w:rsid w:val="3DDD415D"/>
    <w:rsid w:val="3DEC6FAF"/>
    <w:rsid w:val="3DF82707"/>
    <w:rsid w:val="3DFF0D3F"/>
    <w:rsid w:val="3E03430A"/>
    <w:rsid w:val="3E0362A9"/>
    <w:rsid w:val="3E09249C"/>
    <w:rsid w:val="3E1121CB"/>
    <w:rsid w:val="3E254FA8"/>
    <w:rsid w:val="3E330199"/>
    <w:rsid w:val="3E374CD0"/>
    <w:rsid w:val="3E447CAD"/>
    <w:rsid w:val="3E4C7FAE"/>
    <w:rsid w:val="3E58181E"/>
    <w:rsid w:val="3E5F35BB"/>
    <w:rsid w:val="3E601992"/>
    <w:rsid w:val="3E711450"/>
    <w:rsid w:val="3E721A7E"/>
    <w:rsid w:val="3E7F61FA"/>
    <w:rsid w:val="3E9F5AA5"/>
    <w:rsid w:val="3EA812A7"/>
    <w:rsid w:val="3EB4521F"/>
    <w:rsid w:val="3EBC2DD4"/>
    <w:rsid w:val="3EC17E74"/>
    <w:rsid w:val="3EC450BB"/>
    <w:rsid w:val="3ED41831"/>
    <w:rsid w:val="3ED44E4D"/>
    <w:rsid w:val="3ED6129A"/>
    <w:rsid w:val="3ED64D81"/>
    <w:rsid w:val="3EE2720C"/>
    <w:rsid w:val="3EE53787"/>
    <w:rsid w:val="3EE65D65"/>
    <w:rsid w:val="3EEA2712"/>
    <w:rsid w:val="3EEF0A36"/>
    <w:rsid w:val="3EFE0103"/>
    <w:rsid w:val="3F095EDC"/>
    <w:rsid w:val="3F1A4EA8"/>
    <w:rsid w:val="3F1F7E0A"/>
    <w:rsid w:val="3F2E57AC"/>
    <w:rsid w:val="3F317996"/>
    <w:rsid w:val="3F3350BD"/>
    <w:rsid w:val="3F385BA8"/>
    <w:rsid w:val="3F3D587A"/>
    <w:rsid w:val="3F3F76A1"/>
    <w:rsid w:val="3F441765"/>
    <w:rsid w:val="3F531BC0"/>
    <w:rsid w:val="3F5C4E12"/>
    <w:rsid w:val="3F6A1A9F"/>
    <w:rsid w:val="3F6D77D6"/>
    <w:rsid w:val="3F6E47AD"/>
    <w:rsid w:val="3F735FB0"/>
    <w:rsid w:val="3F765676"/>
    <w:rsid w:val="3F9E2EF4"/>
    <w:rsid w:val="3F9E463C"/>
    <w:rsid w:val="3FB23C14"/>
    <w:rsid w:val="3FB5258A"/>
    <w:rsid w:val="3FC22EC5"/>
    <w:rsid w:val="3FC82F6D"/>
    <w:rsid w:val="3FD63F0C"/>
    <w:rsid w:val="3FE54736"/>
    <w:rsid w:val="3FE86FAC"/>
    <w:rsid w:val="3FEC0DD5"/>
    <w:rsid w:val="3FEF2C6B"/>
    <w:rsid w:val="40003177"/>
    <w:rsid w:val="4007303A"/>
    <w:rsid w:val="40141B15"/>
    <w:rsid w:val="4014357F"/>
    <w:rsid w:val="4016637D"/>
    <w:rsid w:val="40172A86"/>
    <w:rsid w:val="40244A9F"/>
    <w:rsid w:val="4025682F"/>
    <w:rsid w:val="402C43CA"/>
    <w:rsid w:val="402F6E9B"/>
    <w:rsid w:val="40343D1C"/>
    <w:rsid w:val="40364D8D"/>
    <w:rsid w:val="403723ED"/>
    <w:rsid w:val="40375C46"/>
    <w:rsid w:val="403A5E79"/>
    <w:rsid w:val="403B0510"/>
    <w:rsid w:val="403E0D47"/>
    <w:rsid w:val="403F5BC8"/>
    <w:rsid w:val="405770E7"/>
    <w:rsid w:val="40583A75"/>
    <w:rsid w:val="405D3F32"/>
    <w:rsid w:val="40682F0A"/>
    <w:rsid w:val="40686A6B"/>
    <w:rsid w:val="406F3ED6"/>
    <w:rsid w:val="4075077F"/>
    <w:rsid w:val="40761970"/>
    <w:rsid w:val="407B27EF"/>
    <w:rsid w:val="408A3784"/>
    <w:rsid w:val="40965682"/>
    <w:rsid w:val="409865F9"/>
    <w:rsid w:val="40A52E01"/>
    <w:rsid w:val="40AF0476"/>
    <w:rsid w:val="40B3398B"/>
    <w:rsid w:val="40BC07D2"/>
    <w:rsid w:val="40C67429"/>
    <w:rsid w:val="40CA48C2"/>
    <w:rsid w:val="40CC52FF"/>
    <w:rsid w:val="40CE3D3A"/>
    <w:rsid w:val="40DE54D1"/>
    <w:rsid w:val="40DF2AB3"/>
    <w:rsid w:val="40E2300C"/>
    <w:rsid w:val="40F56EB0"/>
    <w:rsid w:val="410272E5"/>
    <w:rsid w:val="411014CF"/>
    <w:rsid w:val="41144305"/>
    <w:rsid w:val="41194933"/>
    <w:rsid w:val="411D7F8A"/>
    <w:rsid w:val="41362525"/>
    <w:rsid w:val="413E7515"/>
    <w:rsid w:val="413F458E"/>
    <w:rsid w:val="41426DED"/>
    <w:rsid w:val="414C6F79"/>
    <w:rsid w:val="4152268A"/>
    <w:rsid w:val="41646B86"/>
    <w:rsid w:val="4165551B"/>
    <w:rsid w:val="41685A38"/>
    <w:rsid w:val="41687ADC"/>
    <w:rsid w:val="41847DB7"/>
    <w:rsid w:val="4192544D"/>
    <w:rsid w:val="41980B0F"/>
    <w:rsid w:val="41A01081"/>
    <w:rsid w:val="41A327C5"/>
    <w:rsid w:val="41A93214"/>
    <w:rsid w:val="41AA2D08"/>
    <w:rsid w:val="41AC662A"/>
    <w:rsid w:val="41BA3A70"/>
    <w:rsid w:val="41BF12E3"/>
    <w:rsid w:val="41D16288"/>
    <w:rsid w:val="41DB6128"/>
    <w:rsid w:val="41DB73BE"/>
    <w:rsid w:val="41E24977"/>
    <w:rsid w:val="41E43209"/>
    <w:rsid w:val="41E801E6"/>
    <w:rsid w:val="41EE48FF"/>
    <w:rsid w:val="41FC5338"/>
    <w:rsid w:val="420A3AD9"/>
    <w:rsid w:val="421208BB"/>
    <w:rsid w:val="42140AC8"/>
    <w:rsid w:val="42184731"/>
    <w:rsid w:val="421B2A8D"/>
    <w:rsid w:val="422025A5"/>
    <w:rsid w:val="423F1372"/>
    <w:rsid w:val="424613A6"/>
    <w:rsid w:val="424965A9"/>
    <w:rsid w:val="42573B92"/>
    <w:rsid w:val="425A0EE6"/>
    <w:rsid w:val="42723881"/>
    <w:rsid w:val="42763FB3"/>
    <w:rsid w:val="42792CDC"/>
    <w:rsid w:val="428C27FE"/>
    <w:rsid w:val="428E1355"/>
    <w:rsid w:val="42936E97"/>
    <w:rsid w:val="429C52C0"/>
    <w:rsid w:val="42A145B0"/>
    <w:rsid w:val="42A23BB5"/>
    <w:rsid w:val="42A82FF4"/>
    <w:rsid w:val="42A84D72"/>
    <w:rsid w:val="42AA3493"/>
    <w:rsid w:val="42B13934"/>
    <w:rsid w:val="42C20C52"/>
    <w:rsid w:val="42C800DA"/>
    <w:rsid w:val="42C94E79"/>
    <w:rsid w:val="42CF3399"/>
    <w:rsid w:val="42DD63E6"/>
    <w:rsid w:val="42DE5A1D"/>
    <w:rsid w:val="42E00545"/>
    <w:rsid w:val="42E1041F"/>
    <w:rsid w:val="42FD6638"/>
    <w:rsid w:val="4304379E"/>
    <w:rsid w:val="43252112"/>
    <w:rsid w:val="432C7EAA"/>
    <w:rsid w:val="43325AF1"/>
    <w:rsid w:val="433915CF"/>
    <w:rsid w:val="43403461"/>
    <w:rsid w:val="434669BF"/>
    <w:rsid w:val="435B45EE"/>
    <w:rsid w:val="435B7641"/>
    <w:rsid w:val="435C617E"/>
    <w:rsid w:val="436C7C06"/>
    <w:rsid w:val="436E57F2"/>
    <w:rsid w:val="43710C1D"/>
    <w:rsid w:val="437B6C5F"/>
    <w:rsid w:val="437E636E"/>
    <w:rsid w:val="43865CF5"/>
    <w:rsid w:val="438749BD"/>
    <w:rsid w:val="43874D2A"/>
    <w:rsid w:val="43877951"/>
    <w:rsid w:val="438A5883"/>
    <w:rsid w:val="43940AE5"/>
    <w:rsid w:val="43943D69"/>
    <w:rsid w:val="43953C90"/>
    <w:rsid w:val="43963D05"/>
    <w:rsid w:val="43997526"/>
    <w:rsid w:val="43A5436A"/>
    <w:rsid w:val="43AD417B"/>
    <w:rsid w:val="43B51512"/>
    <w:rsid w:val="43B520DE"/>
    <w:rsid w:val="43C715D3"/>
    <w:rsid w:val="43C92B88"/>
    <w:rsid w:val="43CA712A"/>
    <w:rsid w:val="43CE322B"/>
    <w:rsid w:val="43D36DD9"/>
    <w:rsid w:val="43F67E6E"/>
    <w:rsid w:val="43FF71D5"/>
    <w:rsid w:val="44036AA1"/>
    <w:rsid w:val="44041C21"/>
    <w:rsid w:val="44060E07"/>
    <w:rsid w:val="440741A5"/>
    <w:rsid w:val="440E1E28"/>
    <w:rsid w:val="44125967"/>
    <w:rsid w:val="44183A42"/>
    <w:rsid w:val="44190499"/>
    <w:rsid w:val="441C5BFC"/>
    <w:rsid w:val="442078A8"/>
    <w:rsid w:val="442376E2"/>
    <w:rsid w:val="44257F17"/>
    <w:rsid w:val="4428671F"/>
    <w:rsid w:val="44315351"/>
    <w:rsid w:val="444F10D9"/>
    <w:rsid w:val="44537EE7"/>
    <w:rsid w:val="44540661"/>
    <w:rsid w:val="4456687C"/>
    <w:rsid w:val="445F256F"/>
    <w:rsid w:val="44685A60"/>
    <w:rsid w:val="446E393E"/>
    <w:rsid w:val="446E6745"/>
    <w:rsid w:val="447556CF"/>
    <w:rsid w:val="44777183"/>
    <w:rsid w:val="447B432D"/>
    <w:rsid w:val="448A72E7"/>
    <w:rsid w:val="448E2DB4"/>
    <w:rsid w:val="449271F9"/>
    <w:rsid w:val="44A140EF"/>
    <w:rsid w:val="44A655D1"/>
    <w:rsid w:val="44A9499F"/>
    <w:rsid w:val="44AB2072"/>
    <w:rsid w:val="44AE2C90"/>
    <w:rsid w:val="44AF7F47"/>
    <w:rsid w:val="44C03514"/>
    <w:rsid w:val="44C41616"/>
    <w:rsid w:val="44D12FC8"/>
    <w:rsid w:val="44D36D1F"/>
    <w:rsid w:val="44D80A4A"/>
    <w:rsid w:val="44DF1658"/>
    <w:rsid w:val="44E07BD9"/>
    <w:rsid w:val="44E50FB6"/>
    <w:rsid w:val="44ED00BF"/>
    <w:rsid w:val="44FB7090"/>
    <w:rsid w:val="45063399"/>
    <w:rsid w:val="4506692B"/>
    <w:rsid w:val="450947C8"/>
    <w:rsid w:val="45137095"/>
    <w:rsid w:val="45206821"/>
    <w:rsid w:val="45232A53"/>
    <w:rsid w:val="453030A3"/>
    <w:rsid w:val="453052E3"/>
    <w:rsid w:val="453B58ED"/>
    <w:rsid w:val="45415A98"/>
    <w:rsid w:val="4546562A"/>
    <w:rsid w:val="455861C4"/>
    <w:rsid w:val="457C6BB1"/>
    <w:rsid w:val="45807934"/>
    <w:rsid w:val="458843FE"/>
    <w:rsid w:val="458A240E"/>
    <w:rsid w:val="458E1294"/>
    <w:rsid w:val="459C2262"/>
    <w:rsid w:val="459F7E7A"/>
    <w:rsid w:val="45B076AE"/>
    <w:rsid w:val="45B46927"/>
    <w:rsid w:val="45B77D29"/>
    <w:rsid w:val="45BA1726"/>
    <w:rsid w:val="45C1781E"/>
    <w:rsid w:val="45D447D2"/>
    <w:rsid w:val="45D53D8B"/>
    <w:rsid w:val="45DC77D2"/>
    <w:rsid w:val="45E40686"/>
    <w:rsid w:val="45E557AC"/>
    <w:rsid w:val="45E67725"/>
    <w:rsid w:val="45EC4DFC"/>
    <w:rsid w:val="45EF6989"/>
    <w:rsid w:val="45F479CE"/>
    <w:rsid w:val="45F6755C"/>
    <w:rsid w:val="460A4AD1"/>
    <w:rsid w:val="460E13CF"/>
    <w:rsid w:val="46181D70"/>
    <w:rsid w:val="461F189C"/>
    <w:rsid w:val="462154B0"/>
    <w:rsid w:val="462263FB"/>
    <w:rsid w:val="46281F46"/>
    <w:rsid w:val="4629275F"/>
    <w:rsid w:val="46475912"/>
    <w:rsid w:val="464F6C7F"/>
    <w:rsid w:val="46507B1E"/>
    <w:rsid w:val="46521525"/>
    <w:rsid w:val="4654205D"/>
    <w:rsid w:val="46630E76"/>
    <w:rsid w:val="466349AB"/>
    <w:rsid w:val="46710053"/>
    <w:rsid w:val="46711A22"/>
    <w:rsid w:val="46761D14"/>
    <w:rsid w:val="467C4EBF"/>
    <w:rsid w:val="468A1FF2"/>
    <w:rsid w:val="469029FD"/>
    <w:rsid w:val="46923910"/>
    <w:rsid w:val="469275A4"/>
    <w:rsid w:val="46936941"/>
    <w:rsid w:val="46A16074"/>
    <w:rsid w:val="46A62C5A"/>
    <w:rsid w:val="46A70791"/>
    <w:rsid w:val="46B577FB"/>
    <w:rsid w:val="46BA225D"/>
    <w:rsid w:val="46BA5BD8"/>
    <w:rsid w:val="46BE60C7"/>
    <w:rsid w:val="46C2445A"/>
    <w:rsid w:val="46C375D5"/>
    <w:rsid w:val="46C64CDD"/>
    <w:rsid w:val="46CB14B8"/>
    <w:rsid w:val="46CF6818"/>
    <w:rsid w:val="46D03D09"/>
    <w:rsid w:val="46D14026"/>
    <w:rsid w:val="46DD059E"/>
    <w:rsid w:val="46DF1A2A"/>
    <w:rsid w:val="46E34759"/>
    <w:rsid w:val="46E37580"/>
    <w:rsid w:val="46E46DCD"/>
    <w:rsid w:val="46FB13A7"/>
    <w:rsid w:val="46FC1DC4"/>
    <w:rsid w:val="47003610"/>
    <w:rsid w:val="4707375F"/>
    <w:rsid w:val="47075BC8"/>
    <w:rsid w:val="470B432E"/>
    <w:rsid w:val="471512E1"/>
    <w:rsid w:val="471B4EF6"/>
    <w:rsid w:val="47216459"/>
    <w:rsid w:val="47304C59"/>
    <w:rsid w:val="47327EF7"/>
    <w:rsid w:val="473F38A2"/>
    <w:rsid w:val="474113C3"/>
    <w:rsid w:val="47524F94"/>
    <w:rsid w:val="475B0B83"/>
    <w:rsid w:val="475E7834"/>
    <w:rsid w:val="4769769E"/>
    <w:rsid w:val="476A6FFB"/>
    <w:rsid w:val="478844CC"/>
    <w:rsid w:val="478D71B3"/>
    <w:rsid w:val="47927529"/>
    <w:rsid w:val="4797279E"/>
    <w:rsid w:val="47A211CA"/>
    <w:rsid w:val="47A52601"/>
    <w:rsid w:val="47B06A4B"/>
    <w:rsid w:val="47B546D4"/>
    <w:rsid w:val="47C62C84"/>
    <w:rsid w:val="47C75031"/>
    <w:rsid w:val="47DA02D2"/>
    <w:rsid w:val="47DB5122"/>
    <w:rsid w:val="47FD72F2"/>
    <w:rsid w:val="47FF3824"/>
    <w:rsid w:val="480E57F4"/>
    <w:rsid w:val="48121F78"/>
    <w:rsid w:val="48132218"/>
    <w:rsid w:val="4813761D"/>
    <w:rsid w:val="481D2334"/>
    <w:rsid w:val="48202D56"/>
    <w:rsid w:val="482512BA"/>
    <w:rsid w:val="48270C74"/>
    <w:rsid w:val="482834B2"/>
    <w:rsid w:val="483F236B"/>
    <w:rsid w:val="483F7CC2"/>
    <w:rsid w:val="48517373"/>
    <w:rsid w:val="485173E6"/>
    <w:rsid w:val="485563E5"/>
    <w:rsid w:val="48556A0E"/>
    <w:rsid w:val="485633CB"/>
    <w:rsid w:val="48582F13"/>
    <w:rsid w:val="485A1A1F"/>
    <w:rsid w:val="485A20C6"/>
    <w:rsid w:val="48603F38"/>
    <w:rsid w:val="48613310"/>
    <w:rsid w:val="486B2E6D"/>
    <w:rsid w:val="486D7E1A"/>
    <w:rsid w:val="486E3300"/>
    <w:rsid w:val="486E39D0"/>
    <w:rsid w:val="488C6E16"/>
    <w:rsid w:val="489A23B6"/>
    <w:rsid w:val="48A6203D"/>
    <w:rsid w:val="48B53C0C"/>
    <w:rsid w:val="48BA7972"/>
    <w:rsid w:val="48BF1991"/>
    <w:rsid w:val="48C7055E"/>
    <w:rsid w:val="48D05CDA"/>
    <w:rsid w:val="48D75EC3"/>
    <w:rsid w:val="48DC174C"/>
    <w:rsid w:val="48E91A8E"/>
    <w:rsid w:val="48EF5360"/>
    <w:rsid w:val="48F92351"/>
    <w:rsid w:val="49050ACE"/>
    <w:rsid w:val="49090B0C"/>
    <w:rsid w:val="4916149C"/>
    <w:rsid w:val="491A6994"/>
    <w:rsid w:val="49206B19"/>
    <w:rsid w:val="492F58C3"/>
    <w:rsid w:val="49307583"/>
    <w:rsid w:val="493253FD"/>
    <w:rsid w:val="49327E0E"/>
    <w:rsid w:val="4937317A"/>
    <w:rsid w:val="49390632"/>
    <w:rsid w:val="494502A2"/>
    <w:rsid w:val="494D1195"/>
    <w:rsid w:val="494E358E"/>
    <w:rsid w:val="49541BD4"/>
    <w:rsid w:val="49555A66"/>
    <w:rsid w:val="49557068"/>
    <w:rsid w:val="495D203D"/>
    <w:rsid w:val="495E408D"/>
    <w:rsid w:val="49600834"/>
    <w:rsid w:val="496F0264"/>
    <w:rsid w:val="49743978"/>
    <w:rsid w:val="497E5504"/>
    <w:rsid w:val="49814AEE"/>
    <w:rsid w:val="49867332"/>
    <w:rsid w:val="49876282"/>
    <w:rsid w:val="498D4513"/>
    <w:rsid w:val="49977824"/>
    <w:rsid w:val="499E2EE5"/>
    <w:rsid w:val="499F4895"/>
    <w:rsid w:val="49AB5C25"/>
    <w:rsid w:val="49B2631C"/>
    <w:rsid w:val="49BD156F"/>
    <w:rsid w:val="49C54599"/>
    <w:rsid w:val="49CD23DE"/>
    <w:rsid w:val="49CD3314"/>
    <w:rsid w:val="49D337D5"/>
    <w:rsid w:val="49D77FBE"/>
    <w:rsid w:val="49E10046"/>
    <w:rsid w:val="49EF7183"/>
    <w:rsid w:val="4A05749A"/>
    <w:rsid w:val="4A2507BC"/>
    <w:rsid w:val="4A287111"/>
    <w:rsid w:val="4A2C075A"/>
    <w:rsid w:val="4A3847DC"/>
    <w:rsid w:val="4A395094"/>
    <w:rsid w:val="4A3C33A8"/>
    <w:rsid w:val="4A41777B"/>
    <w:rsid w:val="4A472589"/>
    <w:rsid w:val="4A4868E8"/>
    <w:rsid w:val="4A4C41E6"/>
    <w:rsid w:val="4A4D51AB"/>
    <w:rsid w:val="4A573EEA"/>
    <w:rsid w:val="4A6E1436"/>
    <w:rsid w:val="4A747C13"/>
    <w:rsid w:val="4A785077"/>
    <w:rsid w:val="4A914B27"/>
    <w:rsid w:val="4A977D7B"/>
    <w:rsid w:val="4AA44169"/>
    <w:rsid w:val="4AA4642A"/>
    <w:rsid w:val="4AA972BF"/>
    <w:rsid w:val="4AB06089"/>
    <w:rsid w:val="4ABF671D"/>
    <w:rsid w:val="4AC725F3"/>
    <w:rsid w:val="4ACC6EF9"/>
    <w:rsid w:val="4AE14EC6"/>
    <w:rsid w:val="4AF02A01"/>
    <w:rsid w:val="4AF36718"/>
    <w:rsid w:val="4AF50C7A"/>
    <w:rsid w:val="4AFA0E02"/>
    <w:rsid w:val="4AFC7230"/>
    <w:rsid w:val="4B00550E"/>
    <w:rsid w:val="4B0061A6"/>
    <w:rsid w:val="4B017C81"/>
    <w:rsid w:val="4B034225"/>
    <w:rsid w:val="4B0522C0"/>
    <w:rsid w:val="4B18114E"/>
    <w:rsid w:val="4B206AC8"/>
    <w:rsid w:val="4B280949"/>
    <w:rsid w:val="4B28531A"/>
    <w:rsid w:val="4B3804D6"/>
    <w:rsid w:val="4B507D50"/>
    <w:rsid w:val="4B5363FF"/>
    <w:rsid w:val="4B5A4478"/>
    <w:rsid w:val="4B5E37AB"/>
    <w:rsid w:val="4B6914ED"/>
    <w:rsid w:val="4B6D28D5"/>
    <w:rsid w:val="4B744837"/>
    <w:rsid w:val="4B7568BF"/>
    <w:rsid w:val="4B7D25C0"/>
    <w:rsid w:val="4B8B07CC"/>
    <w:rsid w:val="4B922DCC"/>
    <w:rsid w:val="4B9C4D94"/>
    <w:rsid w:val="4BA008B8"/>
    <w:rsid w:val="4BA40E89"/>
    <w:rsid w:val="4BA660A0"/>
    <w:rsid w:val="4BAA5FB0"/>
    <w:rsid w:val="4BB46F55"/>
    <w:rsid w:val="4BC32200"/>
    <w:rsid w:val="4BCB6644"/>
    <w:rsid w:val="4BD05B2C"/>
    <w:rsid w:val="4BD37677"/>
    <w:rsid w:val="4BD75632"/>
    <w:rsid w:val="4BD9577A"/>
    <w:rsid w:val="4BE47A0E"/>
    <w:rsid w:val="4BEB41AA"/>
    <w:rsid w:val="4BEC4805"/>
    <w:rsid w:val="4BF154C3"/>
    <w:rsid w:val="4BFB2933"/>
    <w:rsid w:val="4C0673EC"/>
    <w:rsid w:val="4C090229"/>
    <w:rsid w:val="4C13559E"/>
    <w:rsid w:val="4C14322D"/>
    <w:rsid w:val="4C1720D4"/>
    <w:rsid w:val="4C1879DA"/>
    <w:rsid w:val="4C1B04FE"/>
    <w:rsid w:val="4C1F7B7C"/>
    <w:rsid w:val="4C216C9F"/>
    <w:rsid w:val="4C226B0F"/>
    <w:rsid w:val="4C2A7E7E"/>
    <w:rsid w:val="4C345A61"/>
    <w:rsid w:val="4C3505E1"/>
    <w:rsid w:val="4C3D394A"/>
    <w:rsid w:val="4C57299C"/>
    <w:rsid w:val="4C594BA4"/>
    <w:rsid w:val="4C5E26CA"/>
    <w:rsid w:val="4C6F6F81"/>
    <w:rsid w:val="4C720D0E"/>
    <w:rsid w:val="4C765E2B"/>
    <w:rsid w:val="4C7E0ED1"/>
    <w:rsid w:val="4C7F2085"/>
    <w:rsid w:val="4C811E19"/>
    <w:rsid w:val="4C846500"/>
    <w:rsid w:val="4C8D509D"/>
    <w:rsid w:val="4CA21125"/>
    <w:rsid w:val="4CA971F3"/>
    <w:rsid w:val="4CAC5E73"/>
    <w:rsid w:val="4CB11939"/>
    <w:rsid w:val="4CB32DC7"/>
    <w:rsid w:val="4CB50E52"/>
    <w:rsid w:val="4CBC5E7B"/>
    <w:rsid w:val="4CC04BB1"/>
    <w:rsid w:val="4CC622E8"/>
    <w:rsid w:val="4CC659AE"/>
    <w:rsid w:val="4CC76DCE"/>
    <w:rsid w:val="4CD86CBB"/>
    <w:rsid w:val="4CDA3315"/>
    <w:rsid w:val="4CDE5F37"/>
    <w:rsid w:val="4CE101EA"/>
    <w:rsid w:val="4CEE72F6"/>
    <w:rsid w:val="4CEF020E"/>
    <w:rsid w:val="4CF6176A"/>
    <w:rsid w:val="4CF61B2D"/>
    <w:rsid w:val="4CFD7955"/>
    <w:rsid w:val="4D016080"/>
    <w:rsid w:val="4D106718"/>
    <w:rsid w:val="4D1417FA"/>
    <w:rsid w:val="4D144873"/>
    <w:rsid w:val="4D160029"/>
    <w:rsid w:val="4D194BE5"/>
    <w:rsid w:val="4D1A79B0"/>
    <w:rsid w:val="4D290DF4"/>
    <w:rsid w:val="4D2C5CE1"/>
    <w:rsid w:val="4D335CBD"/>
    <w:rsid w:val="4D362348"/>
    <w:rsid w:val="4D365C5D"/>
    <w:rsid w:val="4D3E6604"/>
    <w:rsid w:val="4D3F7910"/>
    <w:rsid w:val="4D67151D"/>
    <w:rsid w:val="4D67290A"/>
    <w:rsid w:val="4D6E024D"/>
    <w:rsid w:val="4D6E4598"/>
    <w:rsid w:val="4D756883"/>
    <w:rsid w:val="4D77628A"/>
    <w:rsid w:val="4D7C3C63"/>
    <w:rsid w:val="4D820748"/>
    <w:rsid w:val="4D827EFD"/>
    <w:rsid w:val="4D865955"/>
    <w:rsid w:val="4D8F6645"/>
    <w:rsid w:val="4D923B07"/>
    <w:rsid w:val="4DA77318"/>
    <w:rsid w:val="4DAA171B"/>
    <w:rsid w:val="4DB052D3"/>
    <w:rsid w:val="4DBD58E2"/>
    <w:rsid w:val="4DC114E0"/>
    <w:rsid w:val="4DC20AF1"/>
    <w:rsid w:val="4DC271D6"/>
    <w:rsid w:val="4DC556BF"/>
    <w:rsid w:val="4DC710FA"/>
    <w:rsid w:val="4DD22CE0"/>
    <w:rsid w:val="4DD93E53"/>
    <w:rsid w:val="4DDB5D3D"/>
    <w:rsid w:val="4DE51119"/>
    <w:rsid w:val="4DF54B4A"/>
    <w:rsid w:val="4DF8270E"/>
    <w:rsid w:val="4E06396A"/>
    <w:rsid w:val="4E0B30C3"/>
    <w:rsid w:val="4E0E160A"/>
    <w:rsid w:val="4E0E6C74"/>
    <w:rsid w:val="4E13578A"/>
    <w:rsid w:val="4E187B51"/>
    <w:rsid w:val="4E190C9D"/>
    <w:rsid w:val="4E1B3380"/>
    <w:rsid w:val="4E21310F"/>
    <w:rsid w:val="4E240EB8"/>
    <w:rsid w:val="4E2B2D08"/>
    <w:rsid w:val="4E2C055F"/>
    <w:rsid w:val="4E2F6784"/>
    <w:rsid w:val="4E325AD3"/>
    <w:rsid w:val="4E3848F3"/>
    <w:rsid w:val="4E3E025C"/>
    <w:rsid w:val="4E4B2257"/>
    <w:rsid w:val="4E5670C8"/>
    <w:rsid w:val="4E5833E2"/>
    <w:rsid w:val="4E697455"/>
    <w:rsid w:val="4E761D6B"/>
    <w:rsid w:val="4E76718D"/>
    <w:rsid w:val="4E855427"/>
    <w:rsid w:val="4E884C04"/>
    <w:rsid w:val="4E914C14"/>
    <w:rsid w:val="4E9237F8"/>
    <w:rsid w:val="4E983308"/>
    <w:rsid w:val="4E985E97"/>
    <w:rsid w:val="4EA41851"/>
    <w:rsid w:val="4EA70714"/>
    <w:rsid w:val="4EAA42C5"/>
    <w:rsid w:val="4EAB553C"/>
    <w:rsid w:val="4EBE3AEC"/>
    <w:rsid w:val="4EBF07F2"/>
    <w:rsid w:val="4EC345C7"/>
    <w:rsid w:val="4ECF478C"/>
    <w:rsid w:val="4EDD6EF4"/>
    <w:rsid w:val="4EDE7B49"/>
    <w:rsid w:val="4EF433C6"/>
    <w:rsid w:val="4EFF74D9"/>
    <w:rsid w:val="4F123CE6"/>
    <w:rsid w:val="4F132A4A"/>
    <w:rsid w:val="4F182A01"/>
    <w:rsid w:val="4F18556A"/>
    <w:rsid w:val="4F1F4A53"/>
    <w:rsid w:val="4F2754F8"/>
    <w:rsid w:val="4F293830"/>
    <w:rsid w:val="4F2A7E31"/>
    <w:rsid w:val="4F2F45B1"/>
    <w:rsid w:val="4F343BED"/>
    <w:rsid w:val="4F363498"/>
    <w:rsid w:val="4F393431"/>
    <w:rsid w:val="4F3A3A19"/>
    <w:rsid w:val="4F3F2B57"/>
    <w:rsid w:val="4F4C5D33"/>
    <w:rsid w:val="4F52303C"/>
    <w:rsid w:val="4F5850CA"/>
    <w:rsid w:val="4F607C24"/>
    <w:rsid w:val="4F64144F"/>
    <w:rsid w:val="4F734AC3"/>
    <w:rsid w:val="4F783B0B"/>
    <w:rsid w:val="4F8A4CF1"/>
    <w:rsid w:val="4F925A7B"/>
    <w:rsid w:val="4F9A2BAE"/>
    <w:rsid w:val="4FAB5EAD"/>
    <w:rsid w:val="4FAF4F2D"/>
    <w:rsid w:val="4FB44AC4"/>
    <w:rsid w:val="4FBF30C1"/>
    <w:rsid w:val="4FC23120"/>
    <w:rsid w:val="4FC9624E"/>
    <w:rsid w:val="4FD14839"/>
    <w:rsid w:val="4FD65A01"/>
    <w:rsid w:val="4FE139DD"/>
    <w:rsid w:val="4FEA2143"/>
    <w:rsid w:val="4FEB044D"/>
    <w:rsid w:val="4FF12272"/>
    <w:rsid w:val="4FFC0670"/>
    <w:rsid w:val="5007008A"/>
    <w:rsid w:val="50114200"/>
    <w:rsid w:val="501B26C4"/>
    <w:rsid w:val="502B2DFB"/>
    <w:rsid w:val="502B3A54"/>
    <w:rsid w:val="502D1A46"/>
    <w:rsid w:val="5030271F"/>
    <w:rsid w:val="50312376"/>
    <w:rsid w:val="50360A6D"/>
    <w:rsid w:val="50392D53"/>
    <w:rsid w:val="503B7D53"/>
    <w:rsid w:val="503D587A"/>
    <w:rsid w:val="50420ECE"/>
    <w:rsid w:val="504559D2"/>
    <w:rsid w:val="504566E7"/>
    <w:rsid w:val="50462D23"/>
    <w:rsid w:val="505406DC"/>
    <w:rsid w:val="50552EFC"/>
    <w:rsid w:val="50591950"/>
    <w:rsid w:val="50643F2A"/>
    <w:rsid w:val="507C5297"/>
    <w:rsid w:val="508E2AA8"/>
    <w:rsid w:val="508E7D12"/>
    <w:rsid w:val="509523DD"/>
    <w:rsid w:val="5095582F"/>
    <w:rsid w:val="509F397B"/>
    <w:rsid w:val="50A47A64"/>
    <w:rsid w:val="50A72302"/>
    <w:rsid w:val="50C14A5C"/>
    <w:rsid w:val="50C742D5"/>
    <w:rsid w:val="50DF6E25"/>
    <w:rsid w:val="50E15F04"/>
    <w:rsid w:val="50E42980"/>
    <w:rsid w:val="50E55C49"/>
    <w:rsid w:val="50EB67E1"/>
    <w:rsid w:val="50F150B3"/>
    <w:rsid w:val="50F623A0"/>
    <w:rsid w:val="50FB7026"/>
    <w:rsid w:val="51131A02"/>
    <w:rsid w:val="511D250C"/>
    <w:rsid w:val="51253E2A"/>
    <w:rsid w:val="513F460A"/>
    <w:rsid w:val="514C01E2"/>
    <w:rsid w:val="514D42AC"/>
    <w:rsid w:val="51647CB9"/>
    <w:rsid w:val="517C5798"/>
    <w:rsid w:val="517F4092"/>
    <w:rsid w:val="51854F36"/>
    <w:rsid w:val="51905CFB"/>
    <w:rsid w:val="51936894"/>
    <w:rsid w:val="51A07593"/>
    <w:rsid w:val="51A109D4"/>
    <w:rsid w:val="51A26E77"/>
    <w:rsid w:val="51B17067"/>
    <w:rsid w:val="51B8140F"/>
    <w:rsid w:val="51C035A3"/>
    <w:rsid w:val="51C707D0"/>
    <w:rsid w:val="51C761E8"/>
    <w:rsid w:val="51CB388D"/>
    <w:rsid w:val="51D03EB1"/>
    <w:rsid w:val="51E13704"/>
    <w:rsid w:val="51E74F3E"/>
    <w:rsid w:val="51ED3886"/>
    <w:rsid w:val="51EF30E2"/>
    <w:rsid w:val="51F96110"/>
    <w:rsid w:val="52020F2B"/>
    <w:rsid w:val="52027A80"/>
    <w:rsid w:val="52156B91"/>
    <w:rsid w:val="52296229"/>
    <w:rsid w:val="522E7926"/>
    <w:rsid w:val="523959CF"/>
    <w:rsid w:val="52486336"/>
    <w:rsid w:val="524E62C1"/>
    <w:rsid w:val="524F4634"/>
    <w:rsid w:val="5254034B"/>
    <w:rsid w:val="525A1C3C"/>
    <w:rsid w:val="525D691E"/>
    <w:rsid w:val="52617D64"/>
    <w:rsid w:val="52651A6E"/>
    <w:rsid w:val="5276778B"/>
    <w:rsid w:val="52795012"/>
    <w:rsid w:val="52826881"/>
    <w:rsid w:val="529A4BA4"/>
    <w:rsid w:val="529F58A7"/>
    <w:rsid w:val="52B020A4"/>
    <w:rsid w:val="52B875B6"/>
    <w:rsid w:val="52B96A43"/>
    <w:rsid w:val="52BC09DE"/>
    <w:rsid w:val="52BC1E37"/>
    <w:rsid w:val="52C409D5"/>
    <w:rsid w:val="52C64377"/>
    <w:rsid w:val="52CB0B59"/>
    <w:rsid w:val="52CE2728"/>
    <w:rsid w:val="52D64CBB"/>
    <w:rsid w:val="52DB5645"/>
    <w:rsid w:val="52E0252B"/>
    <w:rsid w:val="52E2702F"/>
    <w:rsid w:val="52E55670"/>
    <w:rsid w:val="52E637EB"/>
    <w:rsid w:val="52E72380"/>
    <w:rsid w:val="52EE6547"/>
    <w:rsid w:val="52F2048F"/>
    <w:rsid w:val="52F247E3"/>
    <w:rsid w:val="52F57ED0"/>
    <w:rsid w:val="52FA58EC"/>
    <w:rsid w:val="52FB1A47"/>
    <w:rsid w:val="52FB39F4"/>
    <w:rsid w:val="52FF157B"/>
    <w:rsid w:val="53011F4D"/>
    <w:rsid w:val="53026C6C"/>
    <w:rsid w:val="530B0E17"/>
    <w:rsid w:val="530D5AD3"/>
    <w:rsid w:val="53112211"/>
    <w:rsid w:val="5328049F"/>
    <w:rsid w:val="53303248"/>
    <w:rsid w:val="533850A6"/>
    <w:rsid w:val="53536CFB"/>
    <w:rsid w:val="5357741B"/>
    <w:rsid w:val="535C67D3"/>
    <w:rsid w:val="535F1576"/>
    <w:rsid w:val="53661F7D"/>
    <w:rsid w:val="536C6E39"/>
    <w:rsid w:val="5375115D"/>
    <w:rsid w:val="53766AB9"/>
    <w:rsid w:val="5378223C"/>
    <w:rsid w:val="537A4085"/>
    <w:rsid w:val="537C04AB"/>
    <w:rsid w:val="538262D7"/>
    <w:rsid w:val="53862093"/>
    <w:rsid w:val="53887610"/>
    <w:rsid w:val="53921C4F"/>
    <w:rsid w:val="53934BD5"/>
    <w:rsid w:val="53950BE8"/>
    <w:rsid w:val="539F51F4"/>
    <w:rsid w:val="53A90379"/>
    <w:rsid w:val="53AA3152"/>
    <w:rsid w:val="53AE017D"/>
    <w:rsid w:val="53AF0BC7"/>
    <w:rsid w:val="53B77D33"/>
    <w:rsid w:val="53B92D35"/>
    <w:rsid w:val="53BC7250"/>
    <w:rsid w:val="53C86345"/>
    <w:rsid w:val="53D07257"/>
    <w:rsid w:val="53D27C3E"/>
    <w:rsid w:val="53D359A3"/>
    <w:rsid w:val="53D852B7"/>
    <w:rsid w:val="53DA5C43"/>
    <w:rsid w:val="53DB0563"/>
    <w:rsid w:val="53DC31A1"/>
    <w:rsid w:val="53E14B4B"/>
    <w:rsid w:val="53F64965"/>
    <w:rsid w:val="53F94EFE"/>
    <w:rsid w:val="5402338C"/>
    <w:rsid w:val="54044D62"/>
    <w:rsid w:val="541520B7"/>
    <w:rsid w:val="54283DD2"/>
    <w:rsid w:val="5438485A"/>
    <w:rsid w:val="543A29DD"/>
    <w:rsid w:val="544406C5"/>
    <w:rsid w:val="544861E9"/>
    <w:rsid w:val="544C29BF"/>
    <w:rsid w:val="54570D8F"/>
    <w:rsid w:val="54576885"/>
    <w:rsid w:val="54601C4A"/>
    <w:rsid w:val="54661610"/>
    <w:rsid w:val="54674250"/>
    <w:rsid w:val="547171B1"/>
    <w:rsid w:val="54762FD0"/>
    <w:rsid w:val="548303E1"/>
    <w:rsid w:val="548F6D13"/>
    <w:rsid w:val="54940329"/>
    <w:rsid w:val="54980C95"/>
    <w:rsid w:val="54A45E9F"/>
    <w:rsid w:val="54A87A3C"/>
    <w:rsid w:val="54A93A2A"/>
    <w:rsid w:val="54AB087A"/>
    <w:rsid w:val="54AE4631"/>
    <w:rsid w:val="54B27A35"/>
    <w:rsid w:val="54B94BC3"/>
    <w:rsid w:val="54BA5742"/>
    <w:rsid w:val="54BB6836"/>
    <w:rsid w:val="54C329A3"/>
    <w:rsid w:val="54C8306E"/>
    <w:rsid w:val="54CB6C6E"/>
    <w:rsid w:val="54CE03BC"/>
    <w:rsid w:val="54E40BA2"/>
    <w:rsid w:val="54EB7B86"/>
    <w:rsid w:val="54EC41A8"/>
    <w:rsid w:val="54F42756"/>
    <w:rsid w:val="54F60945"/>
    <w:rsid w:val="54F66D8B"/>
    <w:rsid w:val="54FC35B9"/>
    <w:rsid w:val="55030C87"/>
    <w:rsid w:val="550937F1"/>
    <w:rsid w:val="5513791A"/>
    <w:rsid w:val="551E6272"/>
    <w:rsid w:val="55397E51"/>
    <w:rsid w:val="55475390"/>
    <w:rsid w:val="555965AD"/>
    <w:rsid w:val="555E794F"/>
    <w:rsid w:val="55603AA7"/>
    <w:rsid w:val="55675952"/>
    <w:rsid w:val="556811EA"/>
    <w:rsid w:val="556D3A49"/>
    <w:rsid w:val="55795AF1"/>
    <w:rsid w:val="558D71AE"/>
    <w:rsid w:val="558D74EC"/>
    <w:rsid w:val="55930EE6"/>
    <w:rsid w:val="55A06E3C"/>
    <w:rsid w:val="55A557F3"/>
    <w:rsid w:val="55B41ABB"/>
    <w:rsid w:val="55BE11AA"/>
    <w:rsid w:val="55C2380B"/>
    <w:rsid w:val="55C43CC0"/>
    <w:rsid w:val="55D34D41"/>
    <w:rsid w:val="55D767C3"/>
    <w:rsid w:val="55E14FB6"/>
    <w:rsid w:val="55E93590"/>
    <w:rsid w:val="55EE371F"/>
    <w:rsid w:val="55EF6B53"/>
    <w:rsid w:val="560B4A80"/>
    <w:rsid w:val="5624411B"/>
    <w:rsid w:val="562F3DF2"/>
    <w:rsid w:val="563607AE"/>
    <w:rsid w:val="5638401C"/>
    <w:rsid w:val="563D3F48"/>
    <w:rsid w:val="564638A2"/>
    <w:rsid w:val="56464F8C"/>
    <w:rsid w:val="564D5948"/>
    <w:rsid w:val="564E0D04"/>
    <w:rsid w:val="56512C07"/>
    <w:rsid w:val="565652C5"/>
    <w:rsid w:val="565969D7"/>
    <w:rsid w:val="566073B5"/>
    <w:rsid w:val="566D5B88"/>
    <w:rsid w:val="566E473B"/>
    <w:rsid w:val="56794634"/>
    <w:rsid w:val="56957058"/>
    <w:rsid w:val="56960B6F"/>
    <w:rsid w:val="56AB13BA"/>
    <w:rsid w:val="56B17915"/>
    <w:rsid w:val="56B2363D"/>
    <w:rsid w:val="56B85824"/>
    <w:rsid w:val="56B97128"/>
    <w:rsid w:val="56C66580"/>
    <w:rsid w:val="56CA2EAE"/>
    <w:rsid w:val="56CB5E41"/>
    <w:rsid w:val="56CF5DCD"/>
    <w:rsid w:val="56D1120E"/>
    <w:rsid w:val="56D92D51"/>
    <w:rsid w:val="56E30BB6"/>
    <w:rsid w:val="56E41F85"/>
    <w:rsid w:val="56E9058C"/>
    <w:rsid w:val="56ED6C69"/>
    <w:rsid w:val="56EF4731"/>
    <w:rsid w:val="56F356E3"/>
    <w:rsid w:val="570261F8"/>
    <w:rsid w:val="570311C1"/>
    <w:rsid w:val="57055556"/>
    <w:rsid w:val="57060B39"/>
    <w:rsid w:val="570828BC"/>
    <w:rsid w:val="57145C10"/>
    <w:rsid w:val="57217DA4"/>
    <w:rsid w:val="572A030C"/>
    <w:rsid w:val="572D4D10"/>
    <w:rsid w:val="573C31A4"/>
    <w:rsid w:val="573F7BE3"/>
    <w:rsid w:val="57402CA9"/>
    <w:rsid w:val="57466576"/>
    <w:rsid w:val="574A05AD"/>
    <w:rsid w:val="574D111E"/>
    <w:rsid w:val="574E7FFE"/>
    <w:rsid w:val="57545F12"/>
    <w:rsid w:val="576D3B4A"/>
    <w:rsid w:val="577708BC"/>
    <w:rsid w:val="577A30B1"/>
    <w:rsid w:val="57820D96"/>
    <w:rsid w:val="57821F63"/>
    <w:rsid w:val="57830B33"/>
    <w:rsid w:val="57854166"/>
    <w:rsid w:val="57857B3B"/>
    <w:rsid w:val="5786774C"/>
    <w:rsid w:val="57930C70"/>
    <w:rsid w:val="57A53561"/>
    <w:rsid w:val="57A71119"/>
    <w:rsid w:val="57A7507E"/>
    <w:rsid w:val="57C90070"/>
    <w:rsid w:val="57D976FD"/>
    <w:rsid w:val="57E64EBB"/>
    <w:rsid w:val="57E87321"/>
    <w:rsid w:val="57E91A0F"/>
    <w:rsid w:val="57EF65D8"/>
    <w:rsid w:val="57F05C12"/>
    <w:rsid w:val="57F2126D"/>
    <w:rsid w:val="57FA796C"/>
    <w:rsid w:val="57FC3F16"/>
    <w:rsid w:val="58036C4C"/>
    <w:rsid w:val="580372B9"/>
    <w:rsid w:val="58180C1A"/>
    <w:rsid w:val="581D1CC9"/>
    <w:rsid w:val="581D4807"/>
    <w:rsid w:val="582C774C"/>
    <w:rsid w:val="583329E3"/>
    <w:rsid w:val="58402548"/>
    <w:rsid w:val="584C0857"/>
    <w:rsid w:val="584C558A"/>
    <w:rsid w:val="584F2EBB"/>
    <w:rsid w:val="58506F53"/>
    <w:rsid w:val="58530F87"/>
    <w:rsid w:val="58532125"/>
    <w:rsid w:val="5865469B"/>
    <w:rsid w:val="586B79C8"/>
    <w:rsid w:val="587368DE"/>
    <w:rsid w:val="58743E17"/>
    <w:rsid w:val="588209B4"/>
    <w:rsid w:val="58821C59"/>
    <w:rsid w:val="588E340A"/>
    <w:rsid w:val="588F33BC"/>
    <w:rsid w:val="58B27E0A"/>
    <w:rsid w:val="58B40BE6"/>
    <w:rsid w:val="58BA14C4"/>
    <w:rsid w:val="58C063C8"/>
    <w:rsid w:val="58C06813"/>
    <w:rsid w:val="58CA5720"/>
    <w:rsid w:val="58D019F5"/>
    <w:rsid w:val="58D422F8"/>
    <w:rsid w:val="58E003D0"/>
    <w:rsid w:val="58E44BBF"/>
    <w:rsid w:val="58ED7DE5"/>
    <w:rsid w:val="58F214EB"/>
    <w:rsid w:val="590A5CB4"/>
    <w:rsid w:val="590F32AA"/>
    <w:rsid w:val="5916314E"/>
    <w:rsid w:val="591D3093"/>
    <w:rsid w:val="59224EBF"/>
    <w:rsid w:val="59287545"/>
    <w:rsid w:val="592C46FE"/>
    <w:rsid w:val="59301B1C"/>
    <w:rsid w:val="59340E39"/>
    <w:rsid w:val="59356D3C"/>
    <w:rsid w:val="593B619A"/>
    <w:rsid w:val="593D2EED"/>
    <w:rsid w:val="594D5800"/>
    <w:rsid w:val="5955698B"/>
    <w:rsid w:val="595722E0"/>
    <w:rsid w:val="5969335C"/>
    <w:rsid w:val="59725D7D"/>
    <w:rsid w:val="598114C1"/>
    <w:rsid w:val="59842FB7"/>
    <w:rsid w:val="59874311"/>
    <w:rsid w:val="598B40FD"/>
    <w:rsid w:val="59914995"/>
    <w:rsid w:val="599B0361"/>
    <w:rsid w:val="59A0672E"/>
    <w:rsid w:val="59A34FFE"/>
    <w:rsid w:val="59A543E1"/>
    <w:rsid w:val="59AC6B0E"/>
    <w:rsid w:val="59AC7FAC"/>
    <w:rsid w:val="59B91899"/>
    <w:rsid w:val="59C303C7"/>
    <w:rsid w:val="59C531DC"/>
    <w:rsid w:val="59C73328"/>
    <w:rsid w:val="59CF57F6"/>
    <w:rsid w:val="59D41490"/>
    <w:rsid w:val="59DB3A28"/>
    <w:rsid w:val="59E33BC7"/>
    <w:rsid w:val="59F04086"/>
    <w:rsid w:val="59F806FC"/>
    <w:rsid w:val="59F86CBC"/>
    <w:rsid w:val="59FA3511"/>
    <w:rsid w:val="5A064FFD"/>
    <w:rsid w:val="5A0C3B8F"/>
    <w:rsid w:val="5A1409DD"/>
    <w:rsid w:val="5A1648E6"/>
    <w:rsid w:val="5A173274"/>
    <w:rsid w:val="5A28685A"/>
    <w:rsid w:val="5A336647"/>
    <w:rsid w:val="5A5A09AD"/>
    <w:rsid w:val="5A5B4306"/>
    <w:rsid w:val="5A6F6371"/>
    <w:rsid w:val="5A761353"/>
    <w:rsid w:val="5A882237"/>
    <w:rsid w:val="5A967E2C"/>
    <w:rsid w:val="5A981590"/>
    <w:rsid w:val="5AAD7858"/>
    <w:rsid w:val="5AB301E0"/>
    <w:rsid w:val="5AB80997"/>
    <w:rsid w:val="5AC124C7"/>
    <w:rsid w:val="5AC16921"/>
    <w:rsid w:val="5AC51BEC"/>
    <w:rsid w:val="5AD83D7E"/>
    <w:rsid w:val="5AF12932"/>
    <w:rsid w:val="5AF15497"/>
    <w:rsid w:val="5AFA347C"/>
    <w:rsid w:val="5B0758B6"/>
    <w:rsid w:val="5B0D7FC4"/>
    <w:rsid w:val="5B204A3F"/>
    <w:rsid w:val="5B2067CE"/>
    <w:rsid w:val="5B272D74"/>
    <w:rsid w:val="5B2D4062"/>
    <w:rsid w:val="5B3C4A58"/>
    <w:rsid w:val="5B3D57E3"/>
    <w:rsid w:val="5B4B100D"/>
    <w:rsid w:val="5B4D5E58"/>
    <w:rsid w:val="5B5D470B"/>
    <w:rsid w:val="5B635425"/>
    <w:rsid w:val="5B6D2B0A"/>
    <w:rsid w:val="5B6E70AA"/>
    <w:rsid w:val="5B6F5272"/>
    <w:rsid w:val="5B717C5B"/>
    <w:rsid w:val="5B767230"/>
    <w:rsid w:val="5B7A513D"/>
    <w:rsid w:val="5B841E43"/>
    <w:rsid w:val="5B884860"/>
    <w:rsid w:val="5B8A4269"/>
    <w:rsid w:val="5BA85629"/>
    <w:rsid w:val="5BBE5687"/>
    <w:rsid w:val="5BCC278B"/>
    <w:rsid w:val="5BD02760"/>
    <w:rsid w:val="5BD63961"/>
    <w:rsid w:val="5BDB6626"/>
    <w:rsid w:val="5BDC6768"/>
    <w:rsid w:val="5BDC72D8"/>
    <w:rsid w:val="5BE508CD"/>
    <w:rsid w:val="5BE66686"/>
    <w:rsid w:val="5BE76A47"/>
    <w:rsid w:val="5BE7781C"/>
    <w:rsid w:val="5BF76E1D"/>
    <w:rsid w:val="5BFE0848"/>
    <w:rsid w:val="5C0946FE"/>
    <w:rsid w:val="5C115F38"/>
    <w:rsid w:val="5C171E88"/>
    <w:rsid w:val="5C1A2BD4"/>
    <w:rsid w:val="5C1B5EA3"/>
    <w:rsid w:val="5C1C1B13"/>
    <w:rsid w:val="5C232BE5"/>
    <w:rsid w:val="5C373841"/>
    <w:rsid w:val="5C4A2EE4"/>
    <w:rsid w:val="5C4A44ED"/>
    <w:rsid w:val="5C506432"/>
    <w:rsid w:val="5C507E8B"/>
    <w:rsid w:val="5C566A52"/>
    <w:rsid w:val="5C63662D"/>
    <w:rsid w:val="5C783EC3"/>
    <w:rsid w:val="5C7D1797"/>
    <w:rsid w:val="5C7F42F0"/>
    <w:rsid w:val="5C854AEB"/>
    <w:rsid w:val="5C872790"/>
    <w:rsid w:val="5C8B15DC"/>
    <w:rsid w:val="5C952D10"/>
    <w:rsid w:val="5C991D03"/>
    <w:rsid w:val="5C9C69EF"/>
    <w:rsid w:val="5CB23483"/>
    <w:rsid w:val="5CB51D0F"/>
    <w:rsid w:val="5CB979D5"/>
    <w:rsid w:val="5CBF559E"/>
    <w:rsid w:val="5CC04F30"/>
    <w:rsid w:val="5CC466CA"/>
    <w:rsid w:val="5CD763DE"/>
    <w:rsid w:val="5CD813CF"/>
    <w:rsid w:val="5CDA5B48"/>
    <w:rsid w:val="5CE668B2"/>
    <w:rsid w:val="5CE77D18"/>
    <w:rsid w:val="5CF7034C"/>
    <w:rsid w:val="5CFF1C15"/>
    <w:rsid w:val="5D086CFA"/>
    <w:rsid w:val="5D0F004E"/>
    <w:rsid w:val="5D185388"/>
    <w:rsid w:val="5D1A4DEB"/>
    <w:rsid w:val="5D1B0B20"/>
    <w:rsid w:val="5D2755AF"/>
    <w:rsid w:val="5D2964BD"/>
    <w:rsid w:val="5D375882"/>
    <w:rsid w:val="5D3B66C4"/>
    <w:rsid w:val="5D426E75"/>
    <w:rsid w:val="5D4D12B6"/>
    <w:rsid w:val="5D5A7135"/>
    <w:rsid w:val="5D623F20"/>
    <w:rsid w:val="5D6E08A8"/>
    <w:rsid w:val="5D721D75"/>
    <w:rsid w:val="5D7745D4"/>
    <w:rsid w:val="5D7E6FDF"/>
    <w:rsid w:val="5D8356CF"/>
    <w:rsid w:val="5D8878DE"/>
    <w:rsid w:val="5D911B0C"/>
    <w:rsid w:val="5D9A5690"/>
    <w:rsid w:val="5DA3576E"/>
    <w:rsid w:val="5DA7191E"/>
    <w:rsid w:val="5DAC5C80"/>
    <w:rsid w:val="5DAD1439"/>
    <w:rsid w:val="5DAF1053"/>
    <w:rsid w:val="5DB71F78"/>
    <w:rsid w:val="5DB74827"/>
    <w:rsid w:val="5DBA02E5"/>
    <w:rsid w:val="5DC5789C"/>
    <w:rsid w:val="5DC86E6D"/>
    <w:rsid w:val="5DD40FF3"/>
    <w:rsid w:val="5DD410CE"/>
    <w:rsid w:val="5DDC7373"/>
    <w:rsid w:val="5DDF0E01"/>
    <w:rsid w:val="5DE6225C"/>
    <w:rsid w:val="5DF0644D"/>
    <w:rsid w:val="5DF96B38"/>
    <w:rsid w:val="5E226D98"/>
    <w:rsid w:val="5E2F1C4E"/>
    <w:rsid w:val="5E2F5259"/>
    <w:rsid w:val="5E4412D1"/>
    <w:rsid w:val="5E447080"/>
    <w:rsid w:val="5E4B3502"/>
    <w:rsid w:val="5E5814F2"/>
    <w:rsid w:val="5E6B2908"/>
    <w:rsid w:val="5E6E7DDA"/>
    <w:rsid w:val="5E762378"/>
    <w:rsid w:val="5E7A00D4"/>
    <w:rsid w:val="5E7A3B74"/>
    <w:rsid w:val="5E8C5A30"/>
    <w:rsid w:val="5E9B0555"/>
    <w:rsid w:val="5E9D52B5"/>
    <w:rsid w:val="5E9F58ED"/>
    <w:rsid w:val="5EA34B8E"/>
    <w:rsid w:val="5EA35389"/>
    <w:rsid w:val="5EA37CC5"/>
    <w:rsid w:val="5EA75150"/>
    <w:rsid w:val="5EAC799E"/>
    <w:rsid w:val="5EBA15BE"/>
    <w:rsid w:val="5EBF29CD"/>
    <w:rsid w:val="5EC058A9"/>
    <w:rsid w:val="5EC419A7"/>
    <w:rsid w:val="5EC61DC6"/>
    <w:rsid w:val="5EC84CAA"/>
    <w:rsid w:val="5ECC6313"/>
    <w:rsid w:val="5ED412FE"/>
    <w:rsid w:val="5EDC0DEF"/>
    <w:rsid w:val="5EDE4A1F"/>
    <w:rsid w:val="5EE20628"/>
    <w:rsid w:val="5EE3388B"/>
    <w:rsid w:val="5EF10062"/>
    <w:rsid w:val="5EF71FBA"/>
    <w:rsid w:val="5EFB1D51"/>
    <w:rsid w:val="5F011659"/>
    <w:rsid w:val="5F076AD6"/>
    <w:rsid w:val="5F40427A"/>
    <w:rsid w:val="5F410A34"/>
    <w:rsid w:val="5F483205"/>
    <w:rsid w:val="5F553FC3"/>
    <w:rsid w:val="5F556B06"/>
    <w:rsid w:val="5F785E96"/>
    <w:rsid w:val="5F792A54"/>
    <w:rsid w:val="5F7952CD"/>
    <w:rsid w:val="5F8251D0"/>
    <w:rsid w:val="5F843E53"/>
    <w:rsid w:val="5F871BCE"/>
    <w:rsid w:val="5F872D56"/>
    <w:rsid w:val="5F9C5923"/>
    <w:rsid w:val="5FA1003E"/>
    <w:rsid w:val="5FAA3ABC"/>
    <w:rsid w:val="5FB81FB6"/>
    <w:rsid w:val="5FBB7AE3"/>
    <w:rsid w:val="5FC166AD"/>
    <w:rsid w:val="5FC537AC"/>
    <w:rsid w:val="5FD441EE"/>
    <w:rsid w:val="5FD45AEF"/>
    <w:rsid w:val="5FDF06B8"/>
    <w:rsid w:val="5FF1381F"/>
    <w:rsid w:val="5FFD2769"/>
    <w:rsid w:val="600147A2"/>
    <w:rsid w:val="60037E11"/>
    <w:rsid w:val="60055436"/>
    <w:rsid w:val="60181C59"/>
    <w:rsid w:val="60192951"/>
    <w:rsid w:val="60231DD8"/>
    <w:rsid w:val="603C5C39"/>
    <w:rsid w:val="603F6563"/>
    <w:rsid w:val="604301F3"/>
    <w:rsid w:val="604E2FD9"/>
    <w:rsid w:val="6054252C"/>
    <w:rsid w:val="60547BD1"/>
    <w:rsid w:val="605539AB"/>
    <w:rsid w:val="605932E8"/>
    <w:rsid w:val="605E4C02"/>
    <w:rsid w:val="6069662E"/>
    <w:rsid w:val="606B6031"/>
    <w:rsid w:val="606F57F9"/>
    <w:rsid w:val="60714666"/>
    <w:rsid w:val="60736458"/>
    <w:rsid w:val="607D26DE"/>
    <w:rsid w:val="60805615"/>
    <w:rsid w:val="608810C2"/>
    <w:rsid w:val="60927154"/>
    <w:rsid w:val="609D032C"/>
    <w:rsid w:val="60A31638"/>
    <w:rsid w:val="60A926DF"/>
    <w:rsid w:val="60B2325D"/>
    <w:rsid w:val="60B41159"/>
    <w:rsid w:val="60BA0580"/>
    <w:rsid w:val="60CB473B"/>
    <w:rsid w:val="60CE6449"/>
    <w:rsid w:val="60D54F8D"/>
    <w:rsid w:val="60DA314C"/>
    <w:rsid w:val="60DC1610"/>
    <w:rsid w:val="60DC4E7C"/>
    <w:rsid w:val="60E24ABF"/>
    <w:rsid w:val="60E35F7A"/>
    <w:rsid w:val="60E46730"/>
    <w:rsid w:val="60F1026B"/>
    <w:rsid w:val="60F658F7"/>
    <w:rsid w:val="60F951F6"/>
    <w:rsid w:val="60FF26AB"/>
    <w:rsid w:val="6100619D"/>
    <w:rsid w:val="61032197"/>
    <w:rsid w:val="61040F5F"/>
    <w:rsid w:val="610C684C"/>
    <w:rsid w:val="61136773"/>
    <w:rsid w:val="611535D3"/>
    <w:rsid w:val="6116301E"/>
    <w:rsid w:val="611825C1"/>
    <w:rsid w:val="611E2ECC"/>
    <w:rsid w:val="611E390F"/>
    <w:rsid w:val="61305DA0"/>
    <w:rsid w:val="613D7A24"/>
    <w:rsid w:val="61400BC1"/>
    <w:rsid w:val="61465415"/>
    <w:rsid w:val="614E4CF9"/>
    <w:rsid w:val="615A0116"/>
    <w:rsid w:val="617B3FFA"/>
    <w:rsid w:val="61897739"/>
    <w:rsid w:val="61964E6E"/>
    <w:rsid w:val="61983ACC"/>
    <w:rsid w:val="61986260"/>
    <w:rsid w:val="619F2301"/>
    <w:rsid w:val="61A51E6F"/>
    <w:rsid w:val="61A776F6"/>
    <w:rsid w:val="61C34077"/>
    <w:rsid w:val="61D93BAB"/>
    <w:rsid w:val="61E64E6B"/>
    <w:rsid w:val="61E70D1E"/>
    <w:rsid w:val="61F814A8"/>
    <w:rsid w:val="62020AF3"/>
    <w:rsid w:val="620C1E10"/>
    <w:rsid w:val="62127EB9"/>
    <w:rsid w:val="62151A52"/>
    <w:rsid w:val="62212820"/>
    <w:rsid w:val="62257D0C"/>
    <w:rsid w:val="62331D63"/>
    <w:rsid w:val="62360F81"/>
    <w:rsid w:val="623D0954"/>
    <w:rsid w:val="623F7C48"/>
    <w:rsid w:val="624E70BD"/>
    <w:rsid w:val="62587511"/>
    <w:rsid w:val="625B1106"/>
    <w:rsid w:val="625D15D8"/>
    <w:rsid w:val="625F05BC"/>
    <w:rsid w:val="626E5552"/>
    <w:rsid w:val="6272166F"/>
    <w:rsid w:val="627658E4"/>
    <w:rsid w:val="62802828"/>
    <w:rsid w:val="62843645"/>
    <w:rsid w:val="628A6BD6"/>
    <w:rsid w:val="628C5F0A"/>
    <w:rsid w:val="628D4A5B"/>
    <w:rsid w:val="6292316E"/>
    <w:rsid w:val="629C7B3E"/>
    <w:rsid w:val="629D533D"/>
    <w:rsid w:val="629F25B4"/>
    <w:rsid w:val="62A01590"/>
    <w:rsid w:val="62AB6C71"/>
    <w:rsid w:val="62AD55BB"/>
    <w:rsid w:val="62B26B7D"/>
    <w:rsid w:val="62B41F59"/>
    <w:rsid w:val="62B7760F"/>
    <w:rsid w:val="62BC4631"/>
    <w:rsid w:val="62BC7937"/>
    <w:rsid w:val="62C053BE"/>
    <w:rsid w:val="62C17461"/>
    <w:rsid w:val="62C63EE2"/>
    <w:rsid w:val="62C75C5D"/>
    <w:rsid w:val="62D133D5"/>
    <w:rsid w:val="62D25026"/>
    <w:rsid w:val="62D92640"/>
    <w:rsid w:val="62E74042"/>
    <w:rsid w:val="62EA259A"/>
    <w:rsid w:val="62F84455"/>
    <w:rsid w:val="62FB6F48"/>
    <w:rsid w:val="6305028B"/>
    <w:rsid w:val="630726D1"/>
    <w:rsid w:val="63072831"/>
    <w:rsid w:val="63212104"/>
    <w:rsid w:val="63280A32"/>
    <w:rsid w:val="63311797"/>
    <w:rsid w:val="63375CC8"/>
    <w:rsid w:val="63381D6E"/>
    <w:rsid w:val="633E5B09"/>
    <w:rsid w:val="634E3BC3"/>
    <w:rsid w:val="63625656"/>
    <w:rsid w:val="636B7DE3"/>
    <w:rsid w:val="636D6905"/>
    <w:rsid w:val="637C4C61"/>
    <w:rsid w:val="6385047C"/>
    <w:rsid w:val="63863062"/>
    <w:rsid w:val="638721F4"/>
    <w:rsid w:val="639378CB"/>
    <w:rsid w:val="63976397"/>
    <w:rsid w:val="63980174"/>
    <w:rsid w:val="639E507D"/>
    <w:rsid w:val="639F01D7"/>
    <w:rsid w:val="63AF46AA"/>
    <w:rsid w:val="63B02881"/>
    <w:rsid w:val="63B22C12"/>
    <w:rsid w:val="63B34B08"/>
    <w:rsid w:val="63B67F04"/>
    <w:rsid w:val="63C45A1F"/>
    <w:rsid w:val="63E2103E"/>
    <w:rsid w:val="63E74C68"/>
    <w:rsid w:val="63EC318B"/>
    <w:rsid w:val="63FD7666"/>
    <w:rsid w:val="63FF23C5"/>
    <w:rsid w:val="640A1274"/>
    <w:rsid w:val="640E4371"/>
    <w:rsid w:val="640F205B"/>
    <w:rsid w:val="6414148B"/>
    <w:rsid w:val="64205FD0"/>
    <w:rsid w:val="64322884"/>
    <w:rsid w:val="64387E8C"/>
    <w:rsid w:val="643A7207"/>
    <w:rsid w:val="644118A4"/>
    <w:rsid w:val="644448BD"/>
    <w:rsid w:val="644C64C5"/>
    <w:rsid w:val="64537239"/>
    <w:rsid w:val="645B7189"/>
    <w:rsid w:val="646630AC"/>
    <w:rsid w:val="64797E7C"/>
    <w:rsid w:val="647E00B8"/>
    <w:rsid w:val="648068EA"/>
    <w:rsid w:val="64814758"/>
    <w:rsid w:val="649B0A8D"/>
    <w:rsid w:val="649B0B04"/>
    <w:rsid w:val="649B66F3"/>
    <w:rsid w:val="64A15232"/>
    <w:rsid w:val="64A418CA"/>
    <w:rsid w:val="64A55C49"/>
    <w:rsid w:val="64AD318A"/>
    <w:rsid w:val="64AF0332"/>
    <w:rsid w:val="64B105BD"/>
    <w:rsid w:val="64B6125C"/>
    <w:rsid w:val="64B67D3A"/>
    <w:rsid w:val="64BA279F"/>
    <w:rsid w:val="64C035BF"/>
    <w:rsid w:val="64C7336D"/>
    <w:rsid w:val="64C73B64"/>
    <w:rsid w:val="64D948B9"/>
    <w:rsid w:val="64DA45D1"/>
    <w:rsid w:val="64DC2B98"/>
    <w:rsid w:val="64DC3823"/>
    <w:rsid w:val="64DE6ABB"/>
    <w:rsid w:val="64FA6D4B"/>
    <w:rsid w:val="64FC5247"/>
    <w:rsid w:val="64FD569C"/>
    <w:rsid w:val="651345C8"/>
    <w:rsid w:val="65187A47"/>
    <w:rsid w:val="651F7D07"/>
    <w:rsid w:val="653A7ED6"/>
    <w:rsid w:val="65447D40"/>
    <w:rsid w:val="654515A1"/>
    <w:rsid w:val="654519CF"/>
    <w:rsid w:val="654E0A55"/>
    <w:rsid w:val="654E1155"/>
    <w:rsid w:val="65507032"/>
    <w:rsid w:val="65580FB0"/>
    <w:rsid w:val="656C6F3E"/>
    <w:rsid w:val="65736EC1"/>
    <w:rsid w:val="65780D69"/>
    <w:rsid w:val="657848D7"/>
    <w:rsid w:val="657C40A6"/>
    <w:rsid w:val="65817043"/>
    <w:rsid w:val="658A2D70"/>
    <w:rsid w:val="658B6073"/>
    <w:rsid w:val="659152EF"/>
    <w:rsid w:val="659441F7"/>
    <w:rsid w:val="659E5FBE"/>
    <w:rsid w:val="65A46B44"/>
    <w:rsid w:val="65A8374A"/>
    <w:rsid w:val="65AC3E31"/>
    <w:rsid w:val="65C13793"/>
    <w:rsid w:val="65C46A63"/>
    <w:rsid w:val="65C66937"/>
    <w:rsid w:val="65CA607E"/>
    <w:rsid w:val="65DA635F"/>
    <w:rsid w:val="65E774B0"/>
    <w:rsid w:val="65F52263"/>
    <w:rsid w:val="65F87263"/>
    <w:rsid w:val="65F9798A"/>
    <w:rsid w:val="66062424"/>
    <w:rsid w:val="660878C2"/>
    <w:rsid w:val="660F2B5B"/>
    <w:rsid w:val="661A0070"/>
    <w:rsid w:val="662625EC"/>
    <w:rsid w:val="662763BC"/>
    <w:rsid w:val="66296B35"/>
    <w:rsid w:val="662B081F"/>
    <w:rsid w:val="662D0739"/>
    <w:rsid w:val="66324C68"/>
    <w:rsid w:val="66375115"/>
    <w:rsid w:val="66440D40"/>
    <w:rsid w:val="66487C42"/>
    <w:rsid w:val="664C2ACD"/>
    <w:rsid w:val="664F3ABA"/>
    <w:rsid w:val="66501A52"/>
    <w:rsid w:val="66563D5F"/>
    <w:rsid w:val="66632735"/>
    <w:rsid w:val="66675903"/>
    <w:rsid w:val="6670085B"/>
    <w:rsid w:val="6673462E"/>
    <w:rsid w:val="667602BC"/>
    <w:rsid w:val="667947F0"/>
    <w:rsid w:val="667F0D60"/>
    <w:rsid w:val="66914E64"/>
    <w:rsid w:val="669357A6"/>
    <w:rsid w:val="66986D68"/>
    <w:rsid w:val="66987441"/>
    <w:rsid w:val="669E02A2"/>
    <w:rsid w:val="66AF2C72"/>
    <w:rsid w:val="66AF7C80"/>
    <w:rsid w:val="66B80CB1"/>
    <w:rsid w:val="66BC5494"/>
    <w:rsid w:val="66C30353"/>
    <w:rsid w:val="66CE70A7"/>
    <w:rsid w:val="66D21759"/>
    <w:rsid w:val="66D50287"/>
    <w:rsid w:val="66D54C69"/>
    <w:rsid w:val="66D80C58"/>
    <w:rsid w:val="66E30C27"/>
    <w:rsid w:val="66EA3FA0"/>
    <w:rsid w:val="66EA567F"/>
    <w:rsid w:val="66ED06B2"/>
    <w:rsid w:val="67064BBC"/>
    <w:rsid w:val="67181BE3"/>
    <w:rsid w:val="671C673E"/>
    <w:rsid w:val="671F2CBC"/>
    <w:rsid w:val="67326A7C"/>
    <w:rsid w:val="673976FB"/>
    <w:rsid w:val="673E5189"/>
    <w:rsid w:val="67471FA5"/>
    <w:rsid w:val="674F539D"/>
    <w:rsid w:val="6752662E"/>
    <w:rsid w:val="67560645"/>
    <w:rsid w:val="67567C4F"/>
    <w:rsid w:val="67573E35"/>
    <w:rsid w:val="6763673F"/>
    <w:rsid w:val="67645985"/>
    <w:rsid w:val="67744961"/>
    <w:rsid w:val="678D11F5"/>
    <w:rsid w:val="678D213F"/>
    <w:rsid w:val="678F2412"/>
    <w:rsid w:val="67922939"/>
    <w:rsid w:val="679956F9"/>
    <w:rsid w:val="67A638C6"/>
    <w:rsid w:val="67AB10A0"/>
    <w:rsid w:val="67AE12BE"/>
    <w:rsid w:val="67BB6757"/>
    <w:rsid w:val="67C56920"/>
    <w:rsid w:val="67D4601E"/>
    <w:rsid w:val="67E0372A"/>
    <w:rsid w:val="67E07F25"/>
    <w:rsid w:val="67E10E4D"/>
    <w:rsid w:val="67E937F0"/>
    <w:rsid w:val="67EE625C"/>
    <w:rsid w:val="67F0682D"/>
    <w:rsid w:val="67F75896"/>
    <w:rsid w:val="67FB466C"/>
    <w:rsid w:val="67FC3E1A"/>
    <w:rsid w:val="680A4175"/>
    <w:rsid w:val="681A2CA1"/>
    <w:rsid w:val="681D2AB4"/>
    <w:rsid w:val="6825481F"/>
    <w:rsid w:val="68273F0D"/>
    <w:rsid w:val="68291ADB"/>
    <w:rsid w:val="68342825"/>
    <w:rsid w:val="683823F8"/>
    <w:rsid w:val="68382D75"/>
    <w:rsid w:val="683D1F51"/>
    <w:rsid w:val="683E613B"/>
    <w:rsid w:val="68436BD8"/>
    <w:rsid w:val="68516BCC"/>
    <w:rsid w:val="685C1F7D"/>
    <w:rsid w:val="685D2209"/>
    <w:rsid w:val="686B4C1A"/>
    <w:rsid w:val="686C0F86"/>
    <w:rsid w:val="68837AC6"/>
    <w:rsid w:val="688A158E"/>
    <w:rsid w:val="689A590B"/>
    <w:rsid w:val="68A829D9"/>
    <w:rsid w:val="68B2434D"/>
    <w:rsid w:val="68B30670"/>
    <w:rsid w:val="68B977C9"/>
    <w:rsid w:val="68B97CA6"/>
    <w:rsid w:val="68C155FE"/>
    <w:rsid w:val="68C95C8A"/>
    <w:rsid w:val="68D50AD5"/>
    <w:rsid w:val="68DC25BE"/>
    <w:rsid w:val="69046794"/>
    <w:rsid w:val="69046D2C"/>
    <w:rsid w:val="691666D0"/>
    <w:rsid w:val="69226B13"/>
    <w:rsid w:val="6929538A"/>
    <w:rsid w:val="692D1331"/>
    <w:rsid w:val="692E1888"/>
    <w:rsid w:val="692F36F8"/>
    <w:rsid w:val="69333C2D"/>
    <w:rsid w:val="6939063E"/>
    <w:rsid w:val="693B7BE4"/>
    <w:rsid w:val="69412881"/>
    <w:rsid w:val="69415DA1"/>
    <w:rsid w:val="69456BA6"/>
    <w:rsid w:val="69522C72"/>
    <w:rsid w:val="69677250"/>
    <w:rsid w:val="696A77F3"/>
    <w:rsid w:val="696D3A82"/>
    <w:rsid w:val="696E2341"/>
    <w:rsid w:val="6973599A"/>
    <w:rsid w:val="69824998"/>
    <w:rsid w:val="698B2754"/>
    <w:rsid w:val="699001E7"/>
    <w:rsid w:val="699D622F"/>
    <w:rsid w:val="69A31FA4"/>
    <w:rsid w:val="69A470B1"/>
    <w:rsid w:val="69AF1EB8"/>
    <w:rsid w:val="69AF1FD2"/>
    <w:rsid w:val="69B03521"/>
    <w:rsid w:val="69C25C46"/>
    <w:rsid w:val="69C43A56"/>
    <w:rsid w:val="69CB73BC"/>
    <w:rsid w:val="69D24A61"/>
    <w:rsid w:val="69E52E75"/>
    <w:rsid w:val="69EB1F77"/>
    <w:rsid w:val="69F06F06"/>
    <w:rsid w:val="69F26E3A"/>
    <w:rsid w:val="69F63B50"/>
    <w:rsid w:val="6A0263DC"/>
    <w:rsid w:val="6A034622"/>
    <w:rsid w:val="6A063398"/>
    <w:rsid w:val="6A084D2A"/>
    <w:rsid w:val="6A15739E"/>
    <w:rsid w:val="6A224DF6"/>
    <w:rsid w:val="6A23656A"/>
    <w:rsid w:val="6A2A0F5D"/>
    <w:rsid w:val="6A2E3F15"/>
    <w:rsid w:val="6A3326A0"/>
    <w:rsid w:val="6A380F9C"/>
    <w:rsid w:val="6A422C15"/>
    <w:rsid w:val="6A4513A9"/>
    <w:rsid w:val="6A5B6F0D"/>
    <w:rsid w:val="6A68014E"/>
    <w:rsid w:val="6A6A4122"/>
    <w:rsid w:val="6A773A8B"/>
    <w:rsid w:val="6A795A2F"/>
    <w:rsid w:val="6A7C36FF"/>
    <w:rsid w:val="6A7E68CF"/>
    <w:rsid w:val="6A894DE6"/>
    <w:rsid w:val="6A8F42C9"/>
    <w:rsid w:val="6A93626C"/>
    <w:rsid w:val="6AA1653F"/>
    <w:rsid w:val="6AB14A27"/>
    <w:rsid w:val="6AB43813"/>
    <w:rsid w:val="6AB9422B"/>
    <w:rsid w:val="6ABF2DAA"/>
    <w:rsid w:val="6AD47C69"/>
    <w:rsid w:val="6AD53BAE"/>
    <w:rsid w:val="6AF003E4"/>
    <w:rsid w:val="6AF125B9"/>
    <w:rsid w:val="6AF15F62"/>
    <w:rsid w:val="6AF84BD5"/>
    <w:rsid w:val="6AFC2B1C"/>
    <w:rsid w:val="6B06321F"/>
    <w:rsid w:val="6B0C39B5"/>
    <w:rsid w:val="6B274F67"/>
    <w:rsid w:val="6B2E7D10"/>
    <w:rsid w:val="6B2F3705"/>
    <w:rsid w:val="6B3440FD"/>
    <w:rsid w:val="6B3929F2"/>
    <w:rsid w:val="6B3E3138"/>
    <w:rsid w:val="6B461E37"/>
    <w:rsid w:val="6B4C2D93"/>
    <w:rsid w:val="6B576AAB"/>
    <w:rsid w:val="6B5A3069"/>
    <w:rsid w:val="6B5A5D8D"/>
    <w:rsid w:val="6B5E29D8"/>
    <w:rsid w:val="6B693D17"/>
    <w:rsid w:val="6B6C06DC"/>
    <w:rsid w:val="6B723183"/>
    <w:rsid w:val="6B743A7E"/>
    <w:rsid w:val="6B7E0BC2"/>
    <w:rsid w:val="6B8F534D"/>
    <w:rsid w:val="6B953355"/>
    <w:rsid w:val="6B9A5E42"/>
    <w:rsid w:val="6B9C1850"/>
    <w:rsid w:val="6B9C641D"/>
    <w:rsid w:val="6BA151D7"/>
    <w:rsid w:val="6BA30A5B"/>
    <w:rsid w:val="6BA626AA"/>
    <w:rsid w:val="6BAA1EF8"/>
    <w:rsid w:val="6BB237AD"/>
    <w:rsid w:val="6BBE2AA4"/>
    <w:rsid w:val="6BC159ED"/>
    <w:rsid w:val="6BCF50CC"/>
    <w:rsid w:val="6BD53CDB"/>
    <w:rsid w:val="6BD87540"/>
    <w:rsid w:val="6BF05B18"/>
    <w:rsid w:val="6BF668B2"/>
    <w:rsid w:val="6BFD566B"/>
    <w:rsid w:val="6C076902"/>
    <w:rsid w:val="6C0B71D2"/>
    <w:rsid w:val="6C0D2B62"/>
    <w:rsid w:val="6C0E433A"/>
    <w:rsid w:val="6C111798"/>
    <w:rsid w:val="6C174528"/>
    <w:rsid w:val="6C186B3D"/>
    <w:rsid w:val="6C1B5426"/>
    <w:rsid w:val="6C204CD8"/>
    <w:rsid w:val="6C314E42"/>
    <w:rsid w:val="6C3F47FD"/>
    <w:rsid w:val="6C462DC1"/>
    <w:rsid w:val="6C46316D"/>
    <w:rsid w:val="6C482FBA"/>
    <w:rsid w:val="6C760815"/>
    <w:rsid w:val="6C793352"/>
    <w:rsid w:val="6C7D6A9D"/>
    <w:rsid w:val="6C845FCC"/>
    <w:rsid w:val="6C88793B"/>
    <w:rsid w:val="6C937996"/>
    <w:rsid w:val="6C960B3F"/>
    <w:rsid w:val="6C9C728C"/>
    <w:rsid w:val="6C9E5C69"/>
    <w:rsid w:val="6CA540C7"/>
    <w:rsid w:val="6CAA016E"/>
    <w:rsid w:val="6CAB0F12"/>
    <w:rsid w:val="6CAC2451"/>
    <w:rsid w:val="6CC668D4"/>
    <w:rsid w:val="6CD74EE8"/>
    <w:rsid w:val="6CD90E37"/>
    <w:rsid w:val="6CDA65BA"/>
    <w:rsid w:val="6CDB0523"/>
    <w:rsid w:val="6CDC3D75"/>
    <w:rsid w:val="6CE27657"/>
    <w:rsid w:val="6CF95EBD"/>
    <w:rsid w:val="6CFB24A4"/>
    <w:rsid w:val="6D0255DD"/>
    <w:rsid w:val="6D1517CB"/>
    <w:rsid w:val="6D236E99"/>
    <w:rsid w:val="6D24668D"/>
    <w:rsid w:val="6D27240C"/>
    <w:rsid w:val="6D296168"/>
    <w:rsid w:val="6D30577E"/>
    <w:rsid w:val="6D341689"/>
    <w:rsid w:val="6D4323AE"/>
    <w:rsid w:val="6D5F31A0"/>
    <w:rsid w:val="6D616EBA"/>
    <w:rsid w:val="6D617406"/>
    <w:rsid w:val="6D6510D4"/>
    <w:rsid w:val="6D776D08"/>
    <w:rsid w:val="6D7D0506"/>
    <w:rsid w:val="6D8819DB"/>
    <w:rsid w:val="6D8B68F6"/>
    <w:rsid w:val="6D8F24E9"/>
    <w:rsid w:val="6D976FEF"/>
    <w:rsid w:val="6DA7453B"/>
    <w:rsid w:val="6DB406D9"/>
    <w:rsid w:val="6DBE3B55"/>
    <w:rsid w:val="6DC02345"/>
    <w:rsid w:val="6DC62648"/>
    <w:rsid w:val="6DC64B14"/>
    <w:rsid w:val="6DCA2CA9"/>
    <w:rsid w:val="6DCB4BE4"/>
    <w:rsid w:val="6DD8276E"/>
    <w:rsid w:val="6DDA53A0"/>
    <w:rsid w:val="6DDA6A00"/>
    <w:rsid w:val="6DDB3F4E"/>
    <w:rsid w:val="6DDE6EA2"/>
    <w:rsid w:val="6DDF2884"/>
    <w:rsid w:val="6DE31F26"/>
    <w:rsid w:val="6DEB0A16"/>
    <w:rsid w:val="6DEC683A"/>
    <w:rsid w:val="6DF33638"/>
    <w:rsid w:val="6DF748EC"/>
    <w:rsid w:val="6DFF3BE1"/>
    <w:rsid w:val="6E0F1D91"/>
    <w:rsid w:val="6E166CA8"/>
    <w:rsid w:val="6E2A5A9B"/>
    <w:rsid w:val="6E381D4C"/>
    <w:rsid w:val="6E441F03"/>
    <w:rsid w:val="6E51184B"/>
    <w:rsid w:val="6E562E92"/>
    <w:rsid w:val="6E594090"/>
    <w:rsid w:val="6E5B124C"/>
    <w:rsid w:val="6E6B10E2"/>
    <w:rsid w:val="6E6F6FA2"/>
    <w:rsid w:val="6E701FA8"/>
    <w:rsid w:val="6E84600D"/>
    <w:rsid w:val="6E8C0A67"/>
    <w:rsid w:val="6E8C200E"/>
    <w:rsid w:val="6EA047F7"/>
    <w:rsid w:val="6EA04E6E"/>
    <w:rsid w:val="6EC20656"/>
    <w:rsid w:val="6ECB1B7E"/>
    <w:rsid w:val="6EDD07C0"/>
    <w:rsid w:val="6EDF7210"/>
    <w:rsid w:val="6EE53708"/>
    <w:rsid w:val="6EEB53E5"/>
    <w:rsid w:val="6EFB4018"/>
    <w:rsid w:val="6F037760"/>
    <w:rsid w:val="6F0670EE"/>
    <w:rsid w:val="6F074F18"/>
    <w:rsid w:val="6F07628A"/>
    <w:rsid w:val="6F142A77"/>
    <w:rsid w:val="6F151FDF"/>
    <w:rsid w:val="6F192483"/>
    <w:rsid w:val="6F2321BB"/>
    <w:rsid w:val="6F250974"/>
    <w:rsid w:val="6F2A04C5"/>
    <w:rsid w:val="6F2A0D85"/>
    <w:rsid w:val="6F334B80"/>
    <w:rsid w:val="6F35200A"/>
    <w:rsid w:val="6F370489"/>
    <w:rsid w:val="6F3B7016"/>
    <w:rsid w:val="6F425277"/>
    <w:rsid w:val="6F4332C4"/>
    <w:rsid w:val="6F457190"/>
    <w:rsid w:val="6F4F0C62"/>
    <w:rsid w:val="6F531990"/>
    <w:rsid w:val="6F591C4E"/>
    <w:rsid w:val="6F621214"/>
    <w:rsid w:val="6F6D20C0"/>
    <w:rsid w:val="6F6E21BC"/>
    <w:rsid w:val="6F71326A"/>
    <w:rsid w:val="6F7611E1"/>
    <w:rsid w:val="6F806997"/>
    <w:rsid w:val="6F8177FB"/>
    <w:rsid w:val="6F826098"/>
    <w:rsid w:val="6F8D0F24"/>
    <w:rsid w:val="6F907D57"/>
    <w:rsid w:val="6F913651"/>
    <w:rsid w:val="6F922B7E"/>
    <w:rsid w:val="6FA43291"/>
    <w:rsid w:val="6FB05CD9"/>
    <w:rsid w:val="6FBB02FC"/>
    <w:rsid w:val="6FBF1F35"/>
    <w:rsid w:val="6FC955A3"/>
    <w:rsid w:val="6FCA5866"/>
    <w:rsid w:val="6FCC2C27"/>
    <w:rsid w:val="6FCC70D5"/>
    <w:rsid w:val="6FD94DD9"/>
    <w:rsid w:val="6FE17409"/>
    <w:rsid w:val="6FE5237D"/>
    <w:rsid w:val="6FE95128"/>
    <w:rsid w:val="6FED3D51"/>
    <w:rsid w:val="6FF4165C"/>
    <w:rsid w:val="7008444B"/>
    <w:rsid w:val="70134864"/>
    <w:rsid w:val="70150ECF"/>
    <w:rsid w:val="70161D05"/>
    <w:rsid w:val="70171B93"/>
    <w:rsid w:val="70317037"/>
    <w:rsid w:val="70334C0E"/>
    <w:rsid w:val="703F5133"/>
    <w:rsid w:val="704326F9"/>
    <w:rsid w:val="7044032E"/>
    <w:rsid w:val="704C1526"/>
    <w:rsid w:val="704C3327"/>
    <w:rsid w:val="704E4E53"/>
    <w:rsid w:val="706079FE"/>
    <w:rsid w:val="70674697"/>
    <w:rsid w:val="70703E34"/>
    <w:rsid w:val="70713108"/>
    <w:rsid w:val="707A3981"/>
    <w:rsid w:val="707A5969"/>
    <w:rsid w:val="70802E6D"/>
    <w:rsid w:val="7089599C"/>
    <w:rsid w:val="708D11BE"/>
    <w:rsid w:val="708D3A55"/>
    <w:rsid w:val="708E44C1"/>
    <w:rsid w:val="70912EF5"/>
    <w:rsid w:val="70AA432B"/>
    <w:rsid w:val="70AB7618"/>
    <w:rsid w:val="70AC7387"/>
    <w:rsid w:val="70B80986"/>
    <w:rsid w:val="70C15357"/>
    <w:rsid w:val="70CD7793"/>
    <w:rsid w:val="70CE58C3"/>
    <w:rsid w:val="70D33F6C"/>
    <w:rsid w:val="70D94203"/>
    <w:rsid w:val="70DE3CFE"/>
    <w:rsid w:val="70E470C9"/>
    <w:rsid w:val="70E73709"/>
    <w:rsid w:val="70EA1C33"/>
    <w:rsid w:val="70EE68F9"/>
    <w:rsid w:val="71021A16"/>
    <w:rsid w:val="710B2CE5"/>
    <w:rsid w:val="710F72D6"/>
    <w:rsid w:val="71164BC6"/>
    <w:rsid w:val="711B2631"/>
    <w:rsid w:val="7120377D"/>
    <w:rsid w:val="712849E9"/>
    <w:rsid w:val="7139488B"/>
    <w:rsid w:val="713A6638"/>
    <w:rsid w:val="713D16FF"/>
    <w:rsid w:val="71497077"/>
    <w:rsid w:val="714A5F73"/>
    <w:rsid w:val="715530E3"/>
    <w:rsid w:val="71682A77"/>
    <w:rsid w:val="71685991"/>
    <w:rsid w:val="71816F94"/>
    <w:rsid w:val="7192528E"/>
    <w:rsid w:val="71966753"/>
    <w:rsid w:val="7197146A"/>
    <w:rsid w:val="719B5538"/>
    <w:rsid w:val="719C1804"/>
    <w:rsid w:val="71BB647E"/>
    <w:rsid w:val="71C104BF"/>
    <w:rsid w:val="71C35E66"/>
    <w:rsid w:val="71C96B9D"/>
    <w:rsid w:val="71CB16C4"/>
    <w:rsid w:val="71D2742A"/>
    <w:rsid w:val="71E046EC"/>
    <w:rsid w:val="71E32753"/>
    <w:rsid w:val="71E82161"/>
    <w:rsid w:val="71EA68C5"/>
    <w:rsid w:val="71ED4193"/>
    <w:rsid w:val="72037DFD"/>
    <w:rsid w:val="7205440E"/>
    <w:rsid w:val="720C50D6"/>
    <w:rsid w:val="721F0946"/>
    <w:rsid w:val="7222720D"/>
    <w:rsid w:val="722E33D9"/>
    <w:rsid w:val="72360823"/>
    <w:rsid w:val="723E105B"/>
    <w:rsid w:val="72434070"/>
    <w:rsid w:val="72436F1E"/>
    <w:rsid w:val="72462871"/>
    <w:rsid w:val="725107D2"/>
    <w:rsid w:val="7252689E"/>
    <w:rsid w:val="725458F2"/>
    <w:rsid w:val="72794F70"/>
    <w:rsid w:val="72797792"/>
    <w:rsid w:val="72810E38"/>
    <w:rsid w:val="72934D6A"/>
    <w:rsid w:val="7295197F"/>
    <w:rsid w:val="72A01744"/>
    <w:rsid w:val="72A27D00"/>
    <w:rsid w:val="72AD6F89"/>
    <w:rsid w:val="72AF4744"/>
    <w:rsid w:val="72B466DC"/>
    <w:rsid w:val="72BB5A14"/>
    <w:rsid w:val="72C502CF"/>
    <w:rsid w:val="72C61EEE"/>
    <w:rsid w:val="72D626AE"/>
    <w:rsid w:val="72E277F6"/>
    <w:rsid w:val="72E36181"/>
    <w:rsid w:val="72ED51B9"/>
    <w:rsid w:val="72F837C6"/>
    <w:rsid w:val="73021375"/>
    <w:rsid w:val="73026AF9"/>
    <w:rsid w:val="73073085"/>
    <w:rsid w:val="73102268"/>
    <w:rsid w:val="731D6870"/>
    <w:rsid w:val="73345429"/>
    <w:rsid w:val="733553E1"/>
    <w:rsid w:val="733C081C"/>
    <w:rsid w:val="734D363A"/>
    <w:rsid w:val="734E4AAA"/>
    <w:rsid w:val="734F3593"/>
    <w:rsid w:val="735B1F1A"/>
    <w:rsid w:val="735B7F01"/>
    <w:rsid w:val="7368708F"/>
    <w:rsid w:val="736A2ED5"/>
    <w:rsid w:val="73747AC0"/>
    <w:rsid w:val="73750C26"/>
    <w:rsid w:val="73780D3A"/>
    <w:rsid w:val="7378119C"/>
    <w:rsid w:val="73833AD0"/>
    <w:rsid w:val="73911151"/>
    <w:rsid w:val="73913D41"/>
    <w:rsid w:val="73981428"/>
    <w:rsid w:val="73A16242"/>
    <w:rsid w:val="73A73758"/>
    <w:rsid w:val="73A87AD3"/>
    <w:rsid w:val="73B1774E"/>
    <w:rsid w:val="73B27A6F"/>
    <w:rsid w:val="73B70F40"/>
    <w:rsid w:val="73C10A13"/>
    <w:rsid w:val="73CF0E5E"/>
    <w:rsid w:val="73CF6B27"/>
    <w:rsid w:val="73D75B51"/>
    <w:rsid w:val="73E426D2"/>
    <w:rsid w:val="73E807C0"/>
    <w:rsid w:val="73EC3C3E"/>
    <w:rsid w:val="73F22105"/>
    <w:rsid w:val="740B21F6"/>
    <w:rsid w:val="740D7DB7"/>
    <w:rsid w:val="742204B5"/>
    <w:rsid w:val="742917FE"/>
    <w:rsid w:val="743779E8"/>
    <w:rsid w:val="743C1BF1"/>
    <w:rsid w:val="74481479"/>
    <w:rsid w:val="74501F59"/>
    <w:rsid w:val="745B0525"/>
    <w:rsid w:val="746016F2"/>
    <w:rsid w:val="74624701"/>
    <w:rsid w:val="747816F7"/>
    <w:rsid w:val="74785E04"/>
    <w:rsid w:val="748B5279"/>
    <w:rsid w:val="748C6513"/>
    <w:rsid w:val="74966040"/>
    <w:rsid w:val="74A32C93"/>
    <w:rsid w:val="74AF1535"/>
    <w:rsid w:val="74B138C6"/>
    <w:rsid w:val="74C06B57"/>
    <w:rsid w:val="74C620C1"/>
    <w:rsid w:val="74DC704C"/>
    <w:rsid w:val="74DD31E4"/>
    <w:rsid w:val="74EB562E"/>
    <w:rsid w:val="74F378B3"/>
    <w:rsid w:val="74F95535"/>
    <w:rsid w:val="74FA30A1"/>
    <w:rsid w:val="750A1FEF"/>
    <w:rsid w:val="75115943"/>
    <w:rsid w:val="75123D3D"/>
    <w:rsid w:val="751E430F"/>
    <w:rsid w:val="751E79D8"/>
    <w:rsid w:val="75287734"/>
    <w:rsid w:val="75311731"/>
    <w:rsid w:val="75391292"/>
    <w:rsid w:val="753C3152"/>
    <w:rsid w:val="75414492"/>
    <w:rsid w:val="754442A6"/>
    <w:rsid w:val="75457E10"/>
    <w:rsid w:val="754D3F92"/>
    <w:rsid w:val="75566122"/>
    <w:rsid w:val="75780D4E"/>
    <w:rsid w:val="75831098"/>
    <w:rsid w:val="758351E6"/>
    <w:rsid w:val="75917149"/>
    <w:rsid w:val="7595325F"/>
    <w:rsid w:val="75990C74"/>
    <w:rsid w:val="759A0D44"/>
    <w:rsid w:val="759A6C41"/>
    <w:rsid w:val="759D3F80"/>
    <w:rsid w:val="75A11636"/>
    <w:rsid w:val="75AD7A8B"/>
    <w:rsid w:val="75B10BEB"/>
    <w:rsid w:val="75B1535B"/>
    <w:rsid w:val="75B62F6D"/>
    <w:rsid w:val="75B754E7"/>
    <w:rsid w:val="75BE2B31"/>
    <w:rsid w:val="75C8788E"/>
    <w:rsid w:val="75C97C6E"/>
    <w:rsid w:val="75D24219"/>
    <w:rsid w:val="75D81A22"/>
    <w:rsid w:val="75DE5FD3"/>
    <w:rsid w:val="75FB3B4E"/>
    <w:rsid w:val="75FE337C"/>
    <w:rsid w:val="76025501"/>
    <w:rsid w:val="7605771F"/>
    <w:rsid w:val="760A2372"/>
    <w:rsid w:val="76131C53"/>
    <w:rsid w:val="761717CD"/>
    <w:rsid w:val="76217923"/>
    <w:rsid w:val="762B000E"/>
    <w:rsid w:val="763014A3"/>
    <w:rsid w:val="76342EB4"/>
    <w:rsid w:val="76360913"/>
    <w:rsid w:val="763865E2"/>
    <w:rsid w:val="76420972"/>
    <w:rsid w:val="764353D9"/>
    <w:rsid w:val="76487C98"/>
    <w:rsid w:val="764E194B"/>
    <w:rsid w:val="76512EA8"/>
    <w:rsid w:val="765A5E19"/>
    <w:rsid w:val="765C566B"/>
    <w:rsid w:val="7661515B"/>
    <w:rsid w:val="766D5FAB"/>
    <w:rsid w:val="7670027B"/>
    <w:rsid w:val="769915EE"/>
    <w:rsid w:val="769C2BDB"/>
    <w:rsid w:val="76A93B3C"/>
    <w:rsid w:val="76AF189E"/>
    <w:rsid w:val="76BD5F67"/>
    <w:rsid w:val="76BF4737"/>
    <w:rsid w:val="76C435C8"/>
    <w:rsid w:val="76CB58A3"/>
    <w:rsid w:val="76CE2211"/>
    <w:rsid w:val="76D07BF3"/>
    <w:rsid w:val="76E8792A"/>
    <w:rsid w:val="76EC372B"/>
    <w:rsid w:val="76ED494A"/>
    <w:rsid w:val="76F05844"/>
    <w:rsid w:val="76FA3A40"/>
    <w:rsid w:val="77133702"/>
    <w:rsid w:val="7719448D"/>
    <w:rsid w:val="771C14C9"/>
    <w:rsid w:val="772105E7"/>
    <w:rsid w:val="772E401B"/>
    <w:rsid w:val="77304F27"/>
    <w:rsid w:val="773615B3"/>
    <w:rsid w:val="77375C6B"/>
    <w:rsid w:val="773B465D"/>
    <w:rsid w:val="774511CD"/>
    <w:rsid w:val="774603AB"/>
    <w:rsid w:val="775B4002"/>
    <w:rsid w:val="775C316D"/>
    <w:rsid w:val="775D4822"/>
    <w:rsid w:val="777303F6"/>
    <w:rsid w:val="77766270"/>
    <w:rsid w:val="77795CE6"/>
    <w:rsid w:val="778B61F9"/>
    <w:rsid w:val="778C311D"/>
    <w:rsid w:val="77954E26"/>
    <w:rsid w:val="77A51395"/>
    <w:rsid w:val="77A91DFC"/>
    <w:rsid w:val="77AE0291"/>
    <w:rsid w:val="77B26FD6"/>
    <w:rsid w:val="77B35E42"/>
    <w:rsid w:val="77BA4255"/>
    <w:rsid w:val="77D0371B"/>
    <w:rsid w:val="77D27B4A"/>
    <w:rsid w:val="77D50A4E"/>
    <w:rsid w:val="77D64DCB"/>
    <w:rsid w:val="77DB5BA2"/>
    <w:rsid w:val="77E01664"/>
    <w:rsid w:val="77EB5E3C"/>
    <w:rsid w:val="77F51B43"/>
    <w:rsid w:val="77FC135C"/>
    <w:rsid w:val="77FC1567"/>
    <w:rsid w:val="78032906"/>
    <w:rsid w:val="780422C3"/>
    <w:rsid w:val="780637FB"/>
    <w:rsid w:val="780843B0"/>
    <w:rsid w:val="78223408"/>
    <w:rsid w:val="78225D97"/>
    <w:rsid w:val="783C4506"/>
    <w:rsid w:val="783E4F7C"/>
    <w:rsid w:val="7842332A"/>
    <w:rsid w:val="78485537"/>
    <w:rsid w:val="786264B3"/>
    <w:rsid w:val="78634FBF"/>
    <w:rsid w:val="787507DB"/>
    <w:rsid w:val="7879011E"/>
    <w:rsid w:val="787E494B"/>
    <w:rsid w:val="78877EC7"/>
    <w:rsid w:val="789946DC"/>
    <w:rsid w:val="789F03AF"/>
    <w:rsid w:val="78A80D68"/>
    <w:rsid w:val="78B224FC"/>
    <w:rsid w:val="78B236E4"/>
    <w:rsid w:val="78BC7554"/>
    <w:rsid w:val="78CA6D5D"/>
    <w:rsid w:val="78D40EBA"/>
    <w:rsid w:val="78D72D9D"/>
    <w:rsid w:val="78DA32BC"/>
    <w:rsid w:val="78DD301D"/>
    <w:rsid w:val="78E37412"/>
    <w:rsid w:val="78E540F9"/>
    <w:rsid w:val="78F50497"/>
    <w:rsid w:val="78F542FA"/>
    <w:rsid w:val="78F6410E"/>
    <w:rsid w:val="78F7314D"/>
    <w:rsid w:val="78FA502F"/>
    <w:rsid w:val="78FE0852"/>
    <w:rsid w:val="78FF7711"/>
    <w:rsid w:val="79060A74"/>
    <w:rsid w:val="790C3006"/>
    <w:rsid w:val="790E7842"/>
    <w:rsid w:val="79197073"/>
    <w:rsid w:val="79201E77"/>
    <w:rsid w:val="793055DB"/>
    <w:rsid w:val="7931134E"/>
    <w:rsid w:val="79346C72"/>
    <w:rsid w:val="79380B60"/>
    <w:rsid w:val="79391503"/>
    <w:rsid w:val="793A0139"/>
    <w:rsid w:val="794D32DB"/>
    <w:rsid w:val="79500EC1"/>
    <w:rsid w:val="79602CFB"/>
    <w:rsid w:val="79614695"/>
    <w:rsid w:val="79631584"/>
    <w:rsid w:val="79665E81"/>
    <w:rsid w:val="79681EB4"/>
    <w:rsid w:val="796B0C45"/>
    <w:rsid w:val="796B666A"/>
    <w:rsid w:val="79717BE1"/>
    <w:rsid w:val="79731222"/>
    <w:rsid w:val="7976251A"/>
    <w:rsid w:val="797B2086"/>
    <w:rsid w:val="797E3DC1"/>
    <w:rsid w:val="79842F0C"/>
    <w:rsid w:val="79846C3A"/>
    <w:rsid w:val="798A5571"/>
    <w:rsid w:val="798B7860"/>
    <w:rsid w:val="79967242"/>
    <w:rsid w:val="799C4137"/>
    <w:rsid w:val="79A60D5A"/>
    <w:rsid w:val="79A725C9"/>
    <w:rsid w:val="79BD78DD"/>
    <w:rsid w:val="79C7230D"/>
    <w:rsid w:val="79CA3415"/>
    <w:rsid w:val="79CF70A0"/>
    <w:rsid w:val="79DC63A9"/>
    <w:rsid w:val="79DD2BDF"/>
    <w:rsid w:val="79E6485F"/>
    <w:rsid w:val="79F1793C"/>
    <w:rsid w:val="79F81F41"/>
    <w:rsid w:val="79F95638"/>
    <w:rsid w:val="7A013839"/>
    <w:rsid w:val="7A014CAC"/>
    <w:rsid w:val="7A063209"/>
    <w:rsid w:val="7A085577"/>
    <w:rsid w:val="7A1627E6"/>
    <w:rsid w:val="7A170A93"/>
    <w:rsid w:val="7A1953C5"/>
    <w:rsid w:val="7A1C1EC7"/>
    <w:rsid w:val="7A21512C"/>
    <w:rsid w:val="7A26271A"/>
    <w:rsid w:val="7A2C1BA2"/>
    <w:rsid w:val="7A3030BC"/>
    <w:rsid w:val="7A441FDF"/>
    <w:rsid w:val="7A454D47"/>
    <w:rsid w:val="7A485CA4"/>
    <w:rsid w:val="7A580A2A"/>
    <w:rsid w:val="7A647904"/>
    <w:rsid w:val="7A6E4F00"/>
    <w:rsid w:val="7A6F5149"/>
    <w:rsid w:val="7A7A7870"/>
    <w:rsid w:val="7A8050F7"/>
    <w:rsid w:val="7A8202FB"/>
    <w:rsid w:val="7A8D20B3"/>
    <w:rsid w:val="7A8D50C2"/>
    <w:rsid w:val="7AA32F18"/>
    <w:rsid w:val="7AA768B6"/>
    <w:rsid w:val="7AAC7787"/>
    <w:rsid w:val="7AB00BE7"/>
    <w:rsid w:val="7AB40EF2"/>
    <w:rsid w:val="7ABC4CE7"/>
    <w:rsid w:val="7ABF68AF"/>
    <w:rsid w:val="7ADF15CE"/>
    <w:rsid w:val="7AE656DE"/>
    <w:rsid w:val="7AF44D90"/>
    <w:rsid w:val="7B023B17"/>
    <w:rsid w:val="7B0B597A"/>
    <w:rsid w:val="7B107232"/>
    <w:rsid w:val="7B113A2E"/>
    <w:rsid w:val="7B1A3F7B"/>
    <w:rsid w:val="7B1B75F8"/>
    <w:rsid w:val="7B292913"/>
    <w:rsid w:val="7B350037"/>
    <w:rsid w:val="7B373377"/>
    <w:rsid w:val="7B3A2DD1"/>
    <w:rsid w:val="7B3E2280"/>
    <w:rsid w:val="7B537D01"/>
    <w:rsid w:val="7B5E0965"/>
    <w:rsid w:val="7B6902D6"/>
    <w:rsid w:val="7B6A5B65"/>
    <w:rsid w:val="7B7A2CDA"/>
    <w:rsid w:val="7B8A1D8B"/>
    <w:rsid w:val="7B8A426D"/>
    <w:rsid w:val="7B972CA1"/>
    <w:rsid w:val="7B990E8A"/>
    <w:rsid w:val="7BA058A9"/>
    <w:rsid w:val="7BA21D57"/>
    <w:rsid w:val="7BB93ADE"/>
    <w:rsid w:val="7BBC70CA"/>
    <w:rsid w:val="7BC073CB"/>
    <w:rsid w:val="7BC6610D"/>
    <w:rsid w:val="7BC947A2"/>
    <w:rsid w:val="7BD134CC"/>
    <w:rsid w:val="7BD14D05"/>
    <w:rsid w:val="7BD2035F"/>
    <w:rsid w:val="7BD6356C"/>
    <w:rsid w:val="7BDA1DFE"/>
    <w:rsid w:val="7BF171EA"/>
    <w:rsid w:val="7BF56FC7"/>
    <w:rsid w:val="7BFF4F13"/>
    <w:rsid w:val="7C026E3F"/>
    <w:rsid w:val="7C0628F9"/>
    <w:rsid w:val="7C0914C6"/>
    <w:rsid w:val="7C14208A"/>
    <w:rsid w:val="7C146E3E"/>
    <w:rsid w:val="7C1C022C"/>
    <w:rsid w:val="7C1D450B"/>
    <w:rsid w:val="7C1F1A56"/>
    <w:rsid w:val="7C375C94"/>
    <w:rsid w:val="7C3C515A"/>
    <w:rsid w:val="7C3F0F7A"/>
    <w:rsid w:val="7C415A16"/>
    <w:rsid w:val="7C4417CD"/>
    <w:rsid w:val="7C461BDB"/>
    <w:rsid w:val="7C466B63"/>
    <w:rsid w:val="7C50623D"/>
    <w:rsid w:val="7C527EC7"/>
    <w:rsid w:val="7C5D1E18"/>
    <w:rsid w:val="7C5F3738"/>
    <w:rsid w:val="7C6405DC"/>
    <w:rsid w:val="7C6C243B"/>
    <w:rsid w:val="7C6E4A25"/>
    <w:rsid w:val="7C7229C2"/>
    <w:rsid w:val="7C733C3C"/>
    <w:rsid w:val="7C7357A7"/>
    <w:rsid w:val="7C75797E"/>
    <w:rsid w:val="7C8B2EDE"/>
    <w:rsid w:val="7C9100F5"/>
    <w:rsid w:val="7C944C90"/>
    <w:rsid w:val="7C977CED"/>
    <w:rsid w:val="7C9C3CE0"/>
    <w:rsid w:val="7CAB3546"/>
    <w:rsid w:val="7CAE11ED"/>
    <w:rsid w:val="7CB61B82"/>
    <w:rsid w:val="7CB63CD9"/>
    <w:rsid w:val="7CC45C89"/>
    <w:rsid w:val="7CC5328F"/>
    <w:rsid w:val="7D0756BC"/>
    <w:rsid w:val="7D173BF6"/>
    <w:rsid w:val="7D1A16F1"/>
    <w:rsid w:val="7D38066E"/>
    <w:rsid w:val="7D432979"/>
    <w:rsid w:val="7D4343B3"/>
    <w:rsid w:val="7D4B66DC"/>
    <w:rsid w:val="7D521DBC"/>
    <w:rsid w:val="7D57260A"/>
    <w:rsid w:val="7D653903"/>
    <w:rsid w:val="7D6B592D"/>
    <w:rsid w:val="7D7850D1"/>
    <w:rsid w:val="7D79747C"/>
    <w:rsid w:val="7D8329EC"/>
    <w:rsid w:val="7D89129B"/>
    <w:rsid w:val="7D8A5299"/>
    <w:rsid w:val="7D8C7D50"/>
    <w:rsid w:val="7DA02C92"/>
    <w:rsid w:val="7DAF366F"/>
    <w:rsid w:val="7DBE1B41"/>
    <w:rsid w:val="7DC0602E"/>
    <w:rsid w:val="7DC2445E"/>
    <w:rsid w:val="7DC80442"/>
    <w:rsid w:val="7DCC7306"/>
    <w:rsid w:val="7DD93BBB"/>
    <w:rsid w:val="7DDC2A9B"/>
    <w:rsid w:val="7DDD3A3D"/>
    <w:rsid w:val="7DEC671F"/>
    <w:rsid w:val="7DEE5562"/>
    <w:rsid w:val="7DF625C7"/>
    <w:rsid w:val="7DF71251"/>
    <w:rsid w:val="7DF83229"/>
    <w:rsid w:val="7DF97A06"/>
    <w:rsid w:val="7E021ABE"/>
    <w:rsid w:val="7E1D46EF"/>
    <w:rsid w:val="7E1E4222"/>
    <w:rsid w:val="7E2F2AFC"/>
    <w:rsid w:val="7E350C33"/>
    <w:rsid w:val="7E4036D8"/>
    <w:rsid w:val="7E55294B"/>
    <w:rsid w:val="7E626F25"/>
    <w:rsid w:val="7E63507C"/>
    <w:rsid w:val="7E706CE2"/>
    <w:rsid w:val="7E750AC5"/>
    <w:rsid w:val="7E7C0FC1"/>
    <w:rsid w:val="7E7F226F"/>
    <w:rsid w:val="7E836F14"/>
    <w:rsid w:val="7E85156B"/>
    <w:rsid w:val="7E872E00"/>
    <w:rsid w:val="7E902114"/>
    <w:rsid w:val="7E9375DD"/>
    <w:rsid w:val="7E983785"/>
    <w:rsid w:val="7EA74BCB"/>
    <w:rsid w:val="7EB06DB0"/>
    <w:rsid w:val="7EC01E3E"/>
    <w:rsid w:val="7EC6609D"/>
    <w:rsid w:val="7ECC2AE2"/>
    <w:rsid w:val="7ED66612"/>
    <w:rsid w:val="7ED87B54"/>
    <w:rsid w:val="7EE16BCE"/>
    <w:rsid w:val="7EE81304"/>
    <w:rsid w:val="7EE830D6"/>
    <w:rsid w:val="7EF01CA0"/>
    <w:rsid w:val="7EF23B39"/>
    <w:rsid w:val="7EF50554"/>
    <w:rsid w:val="7EF75D85"/>
    <w:rsid w:val="7EFF5F40"/>
    <w:rsid w:val="7F0971D3"/>
    <w:rsid w:val="7F136750"/>
    <w:rsid w:val="7F1D0CD5"/>
    <w:rsid w:val="7F1E66C1"/>
    <w:rsid w:val="7F264DC1"/>
    <w:rsid w:val="7F3E6537"/>
    <w:rsid w:val="7F4460F1"/>
    <w:rsid w:val="7F4B68BB"/>
    <w:rsid w:val="7F55391D"/>
    <w:rsid w:val="7F5953A8"/>
    <w:rsid w:val="7F5F3946"/>
    <w:rsid w:val="7F607C32"/>
    <w:rsid w:val="7F680EB9"/>
    <w:rsid w:val="7F6C6F2E"/>
    <w:rsid w:val="7F6C737D"/>
    <w:rsid w:val="7F787FE1"/>
    <w:rsid w:val="7F7B41FA"/>
    <w:rsid w:val="7F7D5AF2"/>
    <w:rsid w:val="7F86143C"/>
    <w:rsid w:val="7F874B1A"/>
    <w:rsid w:val="7F8B1924"/>
    <w:rsid w:val="7F8E7AC2"/>
    <w:rsid w:val="7F9C1175"/>
    <w:rsid w:val="7FAB0B47"/>
    <w:rsid w:val="7FAB4A37"/>
    <w:rsid w:val="7FB66326"/>
    <w:rsid w:val="7FB836B2"/>
    <w:rsid w:val="7FB976DE"/>
    <w:rsid w:val="7FC02383"/>
    <w:rsid w:val="7FC625F7"/>
    <w:rsid w:val="7FC955AB"/>
    <w:rsid w:val="7FCD1A02"/>
    <w:rsid w:val="7FD723C4"/>
    <w:rsid w:val="7FD8611E"/>
    <w:rsid w:val="7FDB4F91"/>
    <w:rsid w:val="7FFF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2A6F8445"/>
  <w15:docId w15:val="{B9FD4C96-2A6C-4935-99D2-A2CCAB0FE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Normal Indent" w:qFormat="1"/>
    <w:lsdException w:name="annotation text" w:qFormat="1"/>
    <w:lsdException w:name="header" w:qFormat="1"/>
    <w:lsdException w:name="footer" w:qFormat="1"/>
    <w:lsdException w:name="caption" w:semiHidden="1" w:uiPriority="35" w:unhideWhenUsed="1" w:qFormat="1"/>
    <w:lsdException w:name="annotation reference" w:semiHidden="1" w:uiPriority="99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ody Text Indent 3" w:qFormat="1"/>
    <w:lsdException w:name="Block Text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pPr>
      <w:widowControl w:val="0"/>
      <w:spacing w:line="360" w:lineRule="auto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100" w:after="90" w:line="240" w:lineRule="auto"/>
      <w:jc w:val="left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140" w:after="140" w:line="240" w:lineRule="auto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240" w:lineRule="auto"/>
      <w:outlineLvl w:val="2"/>
    </w:p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qFormat/>
    <w:pPr>
      <w:spacing w:after="120"/>
      <w:ind w:leftChars="700" w:left="1440" w:rightChars="700" w:right="700"/>
    </w:pPr>
  </w:style>
  <w:style w:type="paragraph" w:styleId="a4">
    <w:name w:val="Normal Indent"/>
    <w:basedOn w:val="a"/>
    <w:qFormat/>
    <w:pPr>
      <w:ind w:firstLineChars="200" w:firstLine="420"/>
    </w:pPr>
  </w:style>
  <w:style w:type="paragraph" w:styleId="a5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a6">
    <w:name w:val="annotation text"/>
    <w:basedOn w:val="a"/>
    <w:qFormat/>
    <w:pPr>
      <w:jc w:val="left"/>
    </w:pPr>
  </w:style>
  <w:style w:type="paragraph" w:styleId="a7">
    <w:name w:val="Body Text"/>
    <w:basedOn w:val="a"/>
    <w:qFormat/>
    <w:pPr>
      <w:adjustRightInd w:val="0"/>
      <w:snapToGrid w:val="0"/>
      <w:ind w:firstLineChars="200" w:firstLine="200"/>
    </w:pPr>
    <w:rPr>
      <w:rFonts w:cs="宋体"/>
      <w:szCs w:val="30"/>
    </w:rPr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8">
    <w:name w:val="Balloon Text"/>
    <w:basedOn w:val="a"/>
    <w:link w:val="a9"/>
    <w:qFormat/>
    <w:pPr>
      <w:spacing w:line="240" w:lineRule="auto"/>
    </w:pPr>
    <w:rPr>
      <w:sz w:val="18"/>
      <w:szCs w:val="18"/>
    </w:rPr>
  </w:style>
  <w:style w:type="paragraph" w:styleId="aa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b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31">
    <w:name w:val="Body Text Indent 3"/>
    <w:basedOn w:val="a"/>
    <w:qFormat/>
    <w:pPr>
      <w:spacing w:after="120"/>
      <w:ind w:leftChars="200" w:left="420"/>
    </w:pPr>
    <w:rPr>
      <w:rFonts w:ascii="Times New Roman" w:hAnsi="Times New Roman"/>
      <w:sz w:val="16"/>
      <w:szCs w:val="20"/>
    </w:rPr>
  </w:style>
  <w:style w:type="paragraph" w:styleId="20">
    <w:name w:val="toc 2"/>
    <w:basedOn w:val="a"/>
    <w:next w:val="a"/>
    <w:qFormat/>
    <w:pPr>
      <w:ind w:leftChars="200" w:left="42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age number"/>
    <w:basedOn w:val="a1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annotation reference"/>
    <w:basedOn w:val="a1"/>
    <w:uiPriority w:val="99"/>
    <w:semiHidden/>
    <w:unhideWhenUsed/>
    <w:qFormat/>
    <w:rPr>
      <w:sz w:val="21"/>
      <w:szCs w:val="21"/>
    </w:rPr>
  </w:style>
  <w:style w:type="paragraph" w:customStyle="1" w:styleId="WPSOffice1">
    <w:name w:val="WPSOffice手动目录 1"/>
    <w:qFormat/>
    <w:rPr>
      <w:rFonts w:asciiTheme="minorHAnsi" w:eastAsia="微软雅黑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="微软雅黑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="微软雅黑" w:hAnsiTheme="minorHAnsi" w:cstheme="minorBidi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font21">
    <w:name w:val="font21"/>
    <w:basedOn w:val="a1"/>
    <w:qFormat/>
    <w:rPr>
      <w:rFonts w:ascii="宋体" w:eastAsia="宋体" w:hAnsi="宋体" w:cs="宋体" w:hint="eastAsia"/>
      <w:color w:val="000000"/>
      <w:sz w:val="36"/>
      <w:szCs w:val="36"/>
      <w:u w:val="none"/>
    </w:rPr>
  </w:style>
  <w:style w:type="character" w:customStyle="1" w:styleId="font11">
    <w:name w:val="font11"/>
    <w:basedOn w:val="a1"/>
    <w:qFormat/>
    <w:rPr>
      <w:rFonts w:ascii="Calibri" w:hAnsi="Calibri" w:cs="Calibri" w:hint="default"/>
      <w:color w:val="000000"/>
      <w:sz w:val="36"/>
      <w:szCs w:val="36"/>
      <w:u w:val="none"/>
    </w:rPr>
  </w:style>
  <w:style w:type="character" w:customStyle="1" w:styleId="a9">
    <w:name w:val="批注框文本 字符"/>
    <w:basedOn w:val="a1"/>
    <w:link w:val="a8"/>
    <w:qFormat/>
    <w:rPr>
      <w:rFonts w:asciiTheme="minorHAnsi" w:hAnsiTheme="minorHAnsi" w:cstheme="minorBidi"/>
      <w:kern w:val="2"/>
      <w:sz w:val="18"/>
      <w:szCs w:val="18"/>
    </w:rPr>
  </w:style>
  <w:style w:type="table" w:customStyle="1" w:styleId="11">
    <w:name w:val="网格表 1 浅色1"/>
    <w:basedOn w:val="a2"/>
    <w:uiPriority w:val="46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2">
    <w:name w:val="修订1"/>
    <w:hidden/>
    <w:uiPriority w:val="99"/>
    <w:semiHidden/>
    <w:qFormat/>
    <w:rPr>
      <w:rFonts w:asciiTheme="minorHAnsi" w:hAnsiTheme="minorHAnsi" w:cstheme="minorBidi"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19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header" Target="header4.xml"/><Relationship Id="rId10" Type="http://schemas.openxmlformats.org/officeDocument/2006/relationships/comments" Target="comment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28</Pages>
  <Words>2287</Words>
  <Characters>13038</Characters>
  <Application>Microsoft Office Word</Application>
  <DocSecurity>0</DocSecurity>
  <Lines>108</Lines>
  <Paragraphs>30</Paragraphs>
  <ScaleCrop>false</ScaleCrop>
  <Company/>
  <LinksUpToDate>false</LinksUpToDate>
  <CharactersWithSpaces>15295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WPS_1591149877</dc:creator>
  <cp:lastModifiedBy>chenxia</cp:lastModifiedBy>
  <cp:revision>38</cp:revision>
  <cp:lastPrinted>2021-11-17T09:04:00Z</cp:lastPrinted>
  <dcterms:created xsi:type="dcterms:W3CDTF">2020-09-15T08:16:00Z</dcterms:created>
  <dcterms:modified xsi:type="dcterms:W3CDTF">2023-11-06T07:36:00Z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D6EA1936ED014E869375488C00F929E7</vt:lpwstr>
  </property>
</Properties>
</file>